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24CE8" w14:textId="77777777" w:rsidR="00CC4CC6" w:rsidRDefault="00B53E66" w:rsidP="626650EA">
      <w:pPr>
        <w:spacing w:after="200" w:line="276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bookmarkStart w:id="0" w:name="_Hlk527409586"/>
      <w:bookmarkEnd w:id="0"/>
      <w:r>
        <w:rPr>
          <w:rFonts w:ascii="Arial" w:eastAsia="Arial" w:hAnsi="Arial" w:cs="Arial"/>
          <w:b/>
          <w:bCs/>
          <w:sz w:val="24"/>
          <w:szCs w:val="24"/>
        </w:rPr>
        <w:t>FATEC – OURINHOS</w:t>
      </w:r>
    </w:p>
    <w:p w14:paraId="309D41C4" w14:textId="77777777" w:rsidR="00CC4CC6" w:rsidRDefault="00765E87" w:rsidP="006A1B8A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14:paraId="1BF0BBBF" w14:textId="77777777"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ENGENHARIA DE SOFTWARE</w:t>
      </w:r>
    </w:p>
    <w:p w14:paraId="7D5F430F" w14:textId="77777777" w:rsidR="0082240C" w:rsidRDefault="0082240C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4A9C8AE3" w14:textId="77777777" w:rsidR="00CC4CC6" w:rsidRDefault="00CC4CC6" w:rsidP="00DA58D8">
      <w:pPr>
        <w:spacing w:line="700" w:lineRule="exact"/>
        <w:ind w:left="880"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72890ACB" w14:textId="77777777" w:rsidR="00DA58D8" w:rsidRDefault="00C7313B" w:rsidP="00DA58D8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Agendamento de Banho e Tosa</w:t>
      </w:r>
    </w:p>
    <w:p w14:paraId="0E6FEFE8" w14:textId="77777777" w:rsidR="006A1B8A" w:rsidRDefault="00DA58D8" w:rsidP="00DA58D8">
      <w:pPr>
        <w:spacing w:after="200" w:line="276" w:lineRule="auto"/>
        <w:jc w:val="center"/>
        <w:rPr>
          <w:rFonts w:ascii="Arial" w:hAnsi="Arial" w:cs="Arial"/>
          <w:sz w:val="24"/>
        </w:rPr>
      </w:pPr>
      <w:r>
        <w:rPr>
          <w:rFonts w:ascii="Arial" w:eastAsia="Arial" w:hAnsi="Arial" w:cs="Arial"/>
          <w:b/>
          <w:spacing w:val="-1"/>
          <w:sz w:val="30"/>
          <w:szCs w:val="30"/>
        </w:rPr>
        <w:t>V</w:t>
      </w:r>
      <w:r>
        <w:rPr>
          <w:rFonts w:ascii="Arial" w:eastAsia="Arial" w:hAnsi="Arial" w:cs="Arial"/>
          <w:b/>
          <w:spacing w:val="1"/>
          <w:sz w:val="30"/>
          <w:szCs w:val="30"/>
        </w:rPr>
        <w:t>e</w:t>
      </w:r>
      <w:r>
        <w:rPr>
          <w:rFonts w:ascii="Arial" w:eastAsia="Arial" w:hAnsi="Arial" w:cs="Arial"/>
          <w:b/>
          <w:sz w:val="30"/>
          <w:szCs w:val="30"/>
        </w:rPr>
        <w:t>r</w:t>
      </w:r>
      <w:r>
        <w:rPr>
          <w:rFonts w:ascii="Arial" w:eastAsia="Arial" w:hAnsi="Arial" w:cs="Arial"/>
          <w:b/>
          <w:spacing w:val="2"/>
          <w:sz w:val="30"/>
          <w:szCs w:val="30"/>
        </w:rPr>
        <w:t>s</w:t>
      </w:r>
      <w:r>
        <w:rPr>
          <w:rFonts w:ascii="Arial" w:eastAsia="Arial" w:hAnsi="Arial" w:cs="Arial"/>
          <w:b/>
          <w:spacing w:val="1"/>
          <w:sz w:val="30"/>
          <w:szCs w:val="30"/>
        </w:rPr>
        <w:t>ã</w:t>
      </w:r>
      <w:r>
        <w:rPr>
          <w:rFonts w:ascii="Arial" w:eastAsia="Arial" w:hAnsi="Arial" w:cs="Arial"/>
          <w:b/>
          <w:sz w:val="30"/>
          <w:szCs w:val="30"/>
        </w:rPr>
        <w:t>o</w:t>
      </w:r>
      <w:r>
        <w:rPr>
          <w:rFonts w:ascii="Arial" w:eastAsia="Arial" w:hAnsi="Arial" w:cs="Arial"/>
          <w:b/>
          <w:spacing w:val="-1"/>
          <w:sz w:val="30"/>
          <w:szCs w:val="30"/>
        </w:rPr>
        <w:t xml:space="preserve"> </w:t>
      </w:r>
      <w:r w:rsidR="00D96F6D">
        <w:rPr>
          <w:rFonts w:ascii="Arial" w:eastAsia="Arial" w:hAnsi="Arial" w:cs="Arial"/>
          <w:b/>
          <w:spacing w:val="1"/>
          <w:sz w:val="30"/>
          <w:szCs w:val="30"/>
        </w:rPr>
        <w:t>3</w:t>
      </w:r>
      <w:r>
        <w:rPr>
          <w:rFonts w:ascii="Arial" w:eastAsia="Arial" w:hAnsi="Arial" w:cs="Arial"/>
          <w:b/>
          <w:spacing w:val="-2"/>
          <w:sz w:val="30"/>
          <w:szCs w:val="30"/>
        </w:rPr>
        <w:t>.0</w:t>
      </w:r>
      <w:r w:rsidR="006A1B8A">
        <w:rPr>
          <w:rFonts w:ascii="Arial" w:hAnsi="Arial" w:cs="Arial"/>
          <w:sz w:val="24"/>
        </w:rPr>
        <w:br w:type="page"/>
      </w:r>
    </w:p>
    <w:p w14:paraId="775348F5" w14:textId="77777777"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lastRenderedPageBreak/>
        <w:t xml:space="preserve">FATEC </w:t>
      </w:r>
      <w:r>
        <w:rPr>
          <w:rFonts w:ascii="Arial" w:hAnsi="Arial" w:cs="Arial"/>
          <w:b/>
          <w:sz w:val="24"/>
        </w:rPr>
        <w:t>–</w:t>
      </w:r>
      <w:r w:rsidRPr="00765E87">
        <w:rPr>
          <w:rFonts w:ascii="Arial" w:hAnsi="Arial" w:cs="Arial"/>
          <w:b/>
          <w:sz w:val="24"/>
        </w:rPr>
        <w:t xml:space="preserve"> OURINHOS</w:t>
      </w:r>
    </w:p>
    <w:p w14:paraId="5122C940" w14:textId="77777777" w:rsidR="00CC4CC6" w:rsidRDefault="00CC4CC6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 w:rsidRPr="00765E87">
        <w:rPr>
          <w:rFonts w:ascii="Arial" w:hAnsi="Arial" w:cs="Arial"/>
          <w:b/>
          <w:sz w:val="24"/>
        </w:rPr>
        <w:t xml:space="preserve"> ANÁLISE E DESENVOLVIMENTO DE SISTEMAS</w:t>
      </w:r>
    </w:p>
    <w:p w14:paraId="3E8F8BF8" w14:textId="77777777" w:rsidR="00CC4CC6" w:rsidRDefault="00363FD0" w:rsidP="00CC4CC6">
      <w:pPr>
        <w:spacing w:after="200" w:line="276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ENGENHARIA DE SOFTWARE </w:t>
      </w:r>
    </w:p>
    <w:p w14:paraId="23F97C44" w14:textId="77777777" w:rsidR="0082240C" w:rsidRDefault="0082240C" w:rsidP="00EB7255">
      <w:pPr>
        <w:spacing w:line="700" w:lineRule="exact"/>
        <w:ind w:right="958"/>
        <w:jc w:val="center"/>
        <w:rPr>
          <w:rFonts w:ascii="Arial" w:hAnsi="Arial" w:cs="Arial"/>
          <w:sz w:val="64"/>
          <w:szCs w:val="64"/>
        </w:rPr>
      </w:pPr>
    </w:p>
    <w:p w14:paraId="35210802" w14:textId="77777777" w:rsidR="00EB7255" w:rsidRDefault="00EB7255" w:rsidP="00EB7255">
      <w:pPr>
        <w:spacing w:line="700" w:lineRule="exact"/>
        <w:ind w:right="958"/>
        <w:jc w:val="center"/>
        <w:rPr>
          <w:rFonts w:ascii="Arial" w:eastAsia="Arial" w:hAnsi="Arial" w:cs="Arial"/>
          <w:b/>
          <w:position w:val="-1"/>
          <w:sz w:val="64"/>
          <w:szCs w:val="64"/>
        </w:rPr>
      </w:pPr>
    </w:p>
    <w:p w14:paraId="4F3CFD42" w14:textId="77777777" w:rsidR="00182499" w:rsidRDefault="00C7313B" w:rsidP="00182499">
      <w:pPr>
        <w:spacing w:before="1"/>
        <w:ind w:left="1075" w:right="1154"/>
        <w:jc w:val="center"/>
        <w:rPr>
          <w:rFonts w:ascii="Arial" w:eastAsia="Arial" w:hAnsi="Arial" w:cs="Arial"/>
          <w:sz w:val="64"/>
          <w:szCs w:val="64"/>
        </w:rPr>
      </w:pPr>
      <w:r>
        <w:rPr>
          <w:rFonts w:ascii="Arial" w:eastAsia="Arial" w:hAnsi="Arial" w:cs="Arial"/>
          <w:b/>
          <w:position w:val="-1"/>
          <w:sz w:val="64"/>
          <w:szCs w:val="64"/>
        </w:rPr>
        <w:t>Agendamento de Banho e Tosa</w:t>
      </w:r>
    </w:p>
    <w:p w14:paraId="71CCA038" w14:textId="77777777" w:rsidR="00CC4CC6" w:rsidRPr="00CC4CC6" w:rsidRDefault="00182499" w:rsidP="00CC4CC6">
      <w:pPr>
        <w:spacing w:line="340" w:lineRule="exact"/>
        <w:ind w:left="3482" w:right="3560"/>
        <w:jc w:val="center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spacing w:val="-1"/>
          <w:sz w:val="30"/>
          <w:szCs w:val="30"/>
        </w:rPr>
        <w:t>V</w:t>
      </w:r>
      <w:r>
        <w:rPr>
          <w:rFonts w:ascii="Arial" w:eastAsia="Arial" w:hAnsi="Arial" w:cs="Arial"/>
          <w:b/>
          <w:spacing w:val="1"/>
          <w:sz w:val="30"/>
          <w:szCs w:val="30"/>
        </w:rPr>
        <w:t>e</w:t>
      </w:r>
      <w:r>
        <w:rPr>
          <w:rFonts w:ascii="Arial" w:eastAsia="Arial" w:hAnsi="Arial" w:cs="Arial"/>
          <w:b/>
          <w:sz w:val="30"/>
          <w:szCs w:val="30"/>
        </w:rPr>
        <w:t>r</w:t>
      </w:r>
      <w:r>
        <w:rPr>
          <w:rFonts w:ascii="Arial" w:eastAsia="Arial" w:hAnsi="Arial" w:cs="Arial"/>
          <w:b/>
          <w:spacing w:val="2"/>
          <w:sz w:val="30"/>
          <w:szCs w:val="30"/>
        </w:rPr>
        <w:t>s</w:t>
      </w:r>
      <w:r>
        <w:rPr>
          <w:rFonts w:ascii="Arial" w:eastAsia="Arial" w:hAnsi="Arial" w:cs="Arial"/>
          <w:b/>
          <w:spacing w:val="1"/>
          <w:sz w:val="30"/>
          <w:szCs w:val="30"/>
        </w:rPr>
        <w:t>ã</w:t>
      </w:r>
      <w:r>
        <w:rPr>
          <w:rFonts w:ascii="Arial" w:eastAsia="Arial" w:hAnsi="Arial" w:cs="Arial"/>
          <w:b/>
          <w:sz w:val="30"/>
          <w:szCs w:val="30"/>
        </w:rPr>
        <w:t>o</w:t>
      </w:r>
      <w:r>
        <w:rPr>
          <w:rFonts w:ascii="Arial" w:eastAsia="Arial" w:hAnsi="Arial" w:cs="Arial"/>
          <w:b/>
          <w:spacing w:val="-1"/>
          <w:sz w:val="30"/>
          <w:szCs w:val="30"/>
        </w:rPr>
        <w:t xml:space="preserve"> </w:t>
      </w:r>
      <w:r w:rsidR="00D96F6D">
        <w:rPr>
          <w:rFonts w:ascii="Arial" w:eastAsia="Arial" w:hAnsi="Arial" w:cs="Arial"/>
          <w:b/>
          <w:spacing w:val="1"/>
          <w:sz w:val="30"/>
          <w:szCs w:val="30"/>
        </w:rPr>
        <w:t>3</w:t>
      </w:r>
      <w:r>
        <w:rPr>
          <w:rFonts w:ascii="Arial" w:eastAsia="Arial" w:hAnsi="Arial" w:cs="Arial"/>
          <w:b/>
          <w:spacing w:val="-2"/>
          <w:sz w:val="30"/>
          <w:szCs w:val="30"/>
        </w:rPr>
        <w:t>.0</w:t>
      </w:r>
    </w:p>
    <w:p w14:paraId="522B7CFA" w14:textId="77777777" w:rsidR="00CC4CC6" w:rsidRPr="00CC4CC6" w:rsidRDefault="00CC4CC6" w:rsidP="00CC4CC6">
      <w:pPr>
        <w:spacing w:line="200" w:lineRule="exact"/>
        <w:rPr>
          <w:rFonts w:ascii="Arial" w:hAnsi="Arial" w:cs="Arial"/>
          <w:b/>
          <w:sz w:val="28"/>
        </w:rPr>
      </w:pPr>
    </w:p>
    <w:p w14:paraId="69666DBE" w14:textId="77777777" w:rsidR="00182499" w:rsidRDefault="00182499" w:rsidP="00182499">
      <w:pPr>
        <w:spacing w:line="200" w:lineRule="exact"/>
      </w:pPr>
    </w:p>
    <w:p w14:paraId="198CF395" w14:textId="77777777" w:rsidR="00363FD0" w:rsidRDefault="00363FD0" w:rsidP="00182499">
      <w:pPr>
        <w:spacing w:line="200" w:lineRule="exact"/>
      </w:pPr>
    </w:p>
    <w:p w14:paraId="4F6961A3" w14:textId="77777777" w:rsidR="00363FD0" w:rsidRDefault="00363FD0" w:rsidP="00182499">
      <w:pPr>
        <w:spacing w:line="200" w:lineRule="exact"/>
      </w:pPr>
    </w:p>
    <w:p w14:paraId="18D38122" w14:textId="77777777" w:rsidR="00182499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  <w:r w:rsidRPr="00CC4CC6">
        <w:rPr>
          <w:rFonts w:ascii="Arial" w:eastAsia="Arial" w:hAnsi="Arial" w:cs="Arial"/>
          <w:b/>
          <w:sz w:val="28"/>
          <w:szCs w:val="36"/>
        </w:rPr>
        <w:t>ACADÊMICOS</w:t>
      </w:r>
    </w:p>
    <w:p w14:paraId="050DC3CE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b/>
          <w:sz w:val="28"/>
          <w:szCs w:val="36"/>
        </w:rPr>
      </w:pPr>
    </w:p>
    <w:p w14:paraId="7C1D7020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 xml:space="preserve">Gustavo Bergamo </w:t>
      </w:r>
      <w:proofErr w:type="spellStart"/>
      <w:r w:rsidRPr="00C7313B">
        <w:rPr>
          <w:rFonts w:ascii="Arial" w:eastAsia="Arial" w:hAnsi="Arial" w:cs="Arial"/>
          <w:sz w:val="24"/>
          <w:szCs w:val="36"/>
        </w:rPr>
        <w:t>Mimim</w:t>
      </w:r>
      <w:proofErr w:type="spellEnd"/>
    </w:p>
    <w:p w14:paraId="106387F8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João Marcos Tomaz Dos Santos</w:t>
      </w:r>
    </w:p>
    <w:p w14:paraId="5563F0D0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Lucas Oliveira Da Cruz</w:t>
      </w:r>
    </w:p>
    <w:p w14:paraId="761A2C7B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Pablo Tavares De Souza</w:t>
      </w:r>
    </w:p>
    <w:p w14:paraId="6529717A" w14:textId="77777777" w:rsidR="00C7313B" w:rsidRPr="00C7313B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Renan Leonardo Ramos Ferreira da Silva</w:t>
      </w:r>
    </w:p>
    <w:p w14:paraId="01F34CD6" w14:textId="77777777" w:rsidR="00CC4CC6" w:rsidRDefault="00C7313B" w:rsidP="00C7313B">
      <w:pPr>
        <w:ind w:right="404"/>
        <w:jc w:val="center"/>
        <w:rPr>
          <w:rFonts w:ascii="Arial" w:eastAsia="Arial" w:hAnsi="Arial" w:cs="Arial"/>
          <w:sz w:val="24"/>
          <w:szCs w:val="36"/>
        </w:rPr>
      </w:pPr>
      <w:r w:rsidRPr="00C7313B">
        <w:rPr>
          <w:rFonts w:ascii="Arial" w:eastAsia="Arial" w:hAnsi="Arial" w:cs="Arial"/>
          <w:sz w:val="24"/>
          <w:szCs w:val="36"/>
        </w:rPr>
        <w:t>Vinicius Andrade Ribeiro</w:t>
      </w:r>
    </w:p>
    <w:p w14:paraId="6DD7565A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7918A5C4" w14:textId="77777777" w:rsid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419C56B3" w14:textId="77777777" w:rsidR="00CC4CC6" w:rsidRPr="00CC4CC6" w:rsidRDefault="00CC4CC6" w:rsidP="00CC4CC6">
      <w:pPr>
        <w:ind w:right="404"/>
        <w:jc w:val="center"/>
        <w:rPr>
          <w:rFonts w:ascii="Arial" w:eastAsia="Arial" w:hAnsi="Arial" w:cs="Arial"/>
          <w:sz w:val="24"/>
          <w:szCs w:val="36"/>
        </w:rPr>
      </w:pPr>
    </w:p>
    <w:p w14:paraId="25B6ECAB" w14:textId="77777777" w:rsidR="00182499" w:rsidRDefault="00182499" w:rsidP="00484327">
      <w:pPr>
        <w:spacing w:before="13"/>
        <w:jc w:val="both"/>
        <w:rPr>
          <w:sz w:val="22"/>
          <w:szCs w:val="22"/>
        </w:rPr>
      </w:pPr>
    </w:p>
    <w:p w14:paraId="75A21537" w14:textId="77777777" w:rsidR="00182499" w:rsidRDefault="00484327" w:rsidP="00484327">
      <w:pPr>
        <w:ind w:left="4536"/>
        <w:jc w:val="both"/>
      </w:pPr>
      <w:r>
        <w:rPr>
          <w:rFonts w:ascii="Arial" w:eastAsia="Arial" w:hAnsi="Arial" w:cs="Arial"/>
          <w:spacing w:val="-1"/>
        </w:rPr>
        <w:t>Projeto</w:t>
      </w:r>
      <w:r w:rsidRPr="00484327">
        <w:rPr>
          <w:rFonts w:ascii="Arial" w:eastAsia="Arial" w:hAnsi="Arial" w:cs="Arial"/>
          <w:spacing w:val="-1"/>
        </w:rPr>
        <w:t xml:space="preserve"> Desenvolvido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para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as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disciplinas de Engenharia de Software da</w:t>
      </w:r>
      <w:r>
        <w:rPr>
          <w:rFonts w:ascii="Arial" w:eastAsia="Arial" w:hAnsi="Arial" w:cs="Arial"/>
          <w:spacing w:val="-1"/>
        </w:rPr>
        <w:t xml:space="preserve"> </w:t>
      </w:r>
      <w:r w:rsidRPr="00484327">
        <w:rPr>
          <w:rFonts w:ascii="Arial" w:eastAsia="Arial" w:hAnsi="Arial" w:cs="Arial"/>
          <w:spacing w:val="-1"/>
        </w:rPr>
        <w:t>Faculdade de</w:t>
      </w:r>
      <w:r>
        <w:rPr>
          <w:rFonts w:ascii="Arial" w:eastAsia="Arial" w:hAnsi="Arial" w:cs="Arial"/>
          <w:spacing w:val="-1"/>
        </w:rPr>
        <w:t xml:space="preserve"> Te</w:t>
      </w:r>
      <w:r w:rsidRPr="00484327">
        <w:rPr>
          <w:rFonts w:ascii="Arial" w:eastAsia="Arial" w:hAnsi="Arial" w:cs="Arial"/>
          <w:spacing w:val="-1"/>
        </w:rPr>
        <w:t>cnologia de Ourinhos</w:t>
      </w:r>
      <w:r>
        <w:rPr>
          <w:rFonts w:ascii="Arial" w:eastAsia="Arial" w:hAnsi="Arial" w:cs="Arial"/>
          <w:spacing w:val="-1"/>
        </w:rPr>
        <w:t>.</w:t>
      </w:r>
    </w:p>
    <w:p w14:paraId="6614C88D" w14:textId="77777777" w:rsidR="00182499" w:rsidRDefault="00182499" w:rsidP="00182499">
      <w:pPr>
        <w:spacing w:line="200" w:lineRule="exact"/>
      </w:pPr>
    </w:p>
    <w:p w14:paraId="465EC6E1" w14:textId="77777777" w:rsidR="00182499" w:rsidRDefault="00182499" w:rsidP="00182499">
      <w:pPr>
        <w:spacing w:line="200" w:lineRule="exact"/>
      </w:pPr>
    </w:p>
    <w:p w14:paraId="3D0070AB" w14:textId="77777777" w:rsidR="00182499" w:rsidRDefault="00182499" w:rsidP="00182499">
      <w:pPr>
        <w:spacing w:line="200" w:lineRule="exact"/>
      </w:pPr>
    </w:p>
    <w:p w14:paraId="54EF1C2C" w14:textId="77777777" w:rsidR="00182499" w:rsidRDefault="00182499" w:rsidP="00182499">
      <w:pPr>
        <w:spacing w:line="200" w:lineRule="exact"/>
      </w:pPr>
    </w:p>
    <w:p w14:paraId="7418ABD5" w14:textId="77777777" w:rsidR="00182499" w:rsidRPr="006A1B8A" w:rsidRDefault="00182499" w:rsidP="00182499">
      <w:pPr>
        <w:spacing w:line="200" w:lineRule="exact"/>
        <w:rPr>
          <w:u w:val="single"/>
        </w:rPr>
      </w:pPr>
    </w:p>
    <w:p w14:paraId="71850123" w14:textId="77777777" w:rsidR="00182499" w:rsidRDefault="00182499" w:rsidP="00182499">
      <w:pPr>
        <w:spacing w:line="200" w:lineRule="exact"/>
      </w:pPr>
    </w:p>
    <w:p w14:paraId="1689982C" w14:textId="77777777" w:rsidR="00182499" w:rsidRDefault="00182499" w:rsidP="00182499">
      <w:pPr>
        <w:spacing w:line="200" w:lineRule="exact"/>
      </w:pPr>
    </w:p>
    <w:p w14:paraId="379F9E96" w14:textId="77777777" w:rsidR="00182499" w:rsidRDefault="00182499" w:rsidP="00182499">
      <w:pPr>
        <w:spacing w:line="200" w:lineRule="exact"/>
      </w:pPr>
    </w:p>
    <w:p w14:paraId="0193A8BA" w14:textId="77777777" w:rsidR="00A61392" w:rsidRDefault="00A61392" w:rsidP="00182499">
      <w:pPr>
        <w:spacing w:line="200" w:lineRule="exact"/>
        <w:sectPr w:rsidR="00A61392" w:rsidSect="00FD7065">
          <w:footerReference w:type="default" r:id="rId8"/>
          <w:pgSz w:w="11920" w:h="16840"/>
          <w:pgMar w:top="1701" w:right="1134" w:bottom="1134" w:left="1701" w:header="720" w:footer="720" w:gutter="0"/>
          <w:cols w:space="720"/>
        </w:sectPr>
      </w:pPr>
    </w:p>
    <w:p w14:paraId="18BC9EF2" w14:textId="77777777" w:rsidR="00182499" w:rsidRDefault="00182499" w:rsidP="00182499">
      <w:pPr>
        <w:spacing w:line="200" w:lineRule="exact"/>
      </w:pPr>
    </w:p>
    <w:p w14:paraId="172A664F" w14:textId="77777777" w:rsidR="00A20C5C" w:rsidRPr="00A20C5C" w:rsidRDefault="00A20C5C" w:rsidP="00E61759">
      <w:pPr>
        <w:tabs>
          <w:tab w:val="left" w:pos="5445"/>
        </w:tabs>
        <w:rPr>
          <w:rFonts w:ascii="Arial" w:eastAsia="Arial" w:hAnsi="Arial" w:cs="Arial"/>
          <w:sz w:val="28"/>
          <w:szCs w:val="28"/>
        </w:rPr>
        <w:sectPr w:rsidR="00A20C5C" w:rsidRPr="00A20C5C" w:rsidSect="00A61392"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14:paraId="50A3B31C" w14:textId="77777777" w:rsidR="006431FD" w:rsidRDefault="00CC4CC6" w:rsidP="00C7313B">
      <w:pPr>
        <w:pStyle w:val="Ttulo1"/>
        <w:numPr>
          <w:ilvl w:val="0"/>
          <w:numId w:val="0"/>
        </w:numPr>
        <w:jc w:val="center"/>
        <w:rPr>
          <w:rFonts w:eastAsia="Arial"/>
        </w:rPr>
      </w:pPr>
      <w:bookmarkStart w:id="1" w:name="_Toc528670615"/>
      <w:r>
        <w:rPr>
          <w:rFonts w:eastAsia="Arial"/>
        </w:rPr>
        <w:lastRenderedPageBreak/>
        <w:t>Gerenciamento de C</w:t>
      </w:r>
      <w:r w:rsidR="006431FD">
        <w:rPr>
          <w:rFonts w:eastAsia="Arial"/>
        </w:rPr>
        <w:t>onfiguração</w:t>
      </w:r>
      <w:bookmarkEnd w:id="1"/>
    </w:p>
    <w:p w14:paraId="331B2987" w14:textId="77777777" w:rsidR="00C7313B" w:rsidRPr="00C7313B" w:rsidRDefault="00C7313B" w:rsidP="00C7313B">
      <w:pPr>
        <w:rPr>
          <w:rFonts w:eastAsia="Arial"/>
        </w:rPr>
      </w:pPr>
    </w:p>
    <w:tbl>
      <w:tblPr>
        <w:tblStyle w:val="Tabelacomgrade"/>
        <w:tblW w:w="8836" w:type="dxa"/>
        <w:tblLook w:val="04A0" w:firstRow="1" w:lastRow="0" w:firstColumn="1" w:lastColumn="0" w:noHBand="0" w:noVBand="1"/>
      </w:tblPr>
      <w:tblGrid>
        <w:gridCol w:w="1436"/>
        <w:gridCol w:w="5023"/>
        <w:gridCol w:w="2377"/>
      </w:tblGrid>
      <w:tr w:rsidR="006431FD" w:rsidRPr="0077175C" w14:paraId="6E1BAF6D" w14:textId="77777777" w:rsidTr="00DB1F27">
        <w:trPr>
          <w:trHeight w:val="330"/>
        </w:trPr>
        <w:tc>
          <w:tcPr>
            <w:tcW w:w="1436" w:type="dxa"/>
          </w:tcPr>
          <w:p w14:paraId="3414F4DD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Data</w:t>
            </w:r>
          </w:p>
        </w:tc>
        <w:tc>
          <w:tcPr>
            <w:tcW w:w="5023" w:type="dxa"/>
          </w:tcPr>
          <w:p w14:paraId="23028D71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Atividade</w:t>
            </w:r>
          </w:p>
        </w:tc>
        <w:tc>
          <w:tcPr>
            <w:tcW w:w="2377" w:type="dxa"/>
          </w:tcPr>
          <w:p w14:paraId="33F8E2A5" w14:textId="77777777" w:rsidR="006431FD" w:rsidRPr="002E2147" w:rsidRDefault="006431FD" w:rsidP="006431FD">
            <w:pPr>
              <w:rPr>
                <w:rFonts w:ascii="Arial" w:eastAsia="Arial" w:hAnsi="Arial" w:cs="Arial"/>
                <w:b/>
                <w:sz w:val="24"/>
              </w:rPr>
            </w:pPr>
            <w:r w:rsidRPr="002E2147">
              <w:rPr>
                <w:rFonts w:ascii="Arial" w:eastAsia="Arial" w:hAnsi="Arial" w:cs="Arial"/>
                <w:b/>
                <w:sz w:val="24"/>
              </w:rPr>
              <w:t>Responsável</w:t>
            </w:r>
          </w:p>
        </w:tc>
      </w:tr>
      <w:tr w:rsidR="006431FD" w:rsidRPr="0077175C" w14:paraId="16AB291A" w14:textId="77777777" w:rsidTr="00DB1F27">
        <w:trPr>
          <w:trHeight w:val="330"/>
        </w:trPr>
        <w:tc>
          <w:tcPr>
            <w:tcW w:w="1436" w:type="dxa"/>
          </w:tcPr>
          <w:p w14:paraId="3725E07C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01/03/2018</w:t>
            </w:r>
          </w:p>
        </w:tc>
        <w:tc>
          <w:tcPr>
            <w:tcW w:w="5023" w:type="dxa"/>
          </w:tcPr>
          <w:p w14:paraId="4321C080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Correção dos Capítulos 1 e 2</w:t>
            </w:r>
          </w:p>
        </w:tc>
        <w:tc>
          <w:tcPr>
            <w:tcW w:w="2377" w:type="dxa"/>
          </w:tcPr>
          <w:p w14:paraId="00E2C4F9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Gustavo, João, Lucas, Pablo, Renan</w:t>
            </w:r>
            <w:r w:rsidR="0079361A">
              <w:rPr>
                <w:rFonts w:ascii="Arial" w:eastAsia="Arial" w:hAnsi="Arial" w:cs="Arial"/>
                <w:sz w:val="24"/>
              </w:rPr>
              <w:t xml:space="preserve"> e </w:t>
            </w:r>
            <w:r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6431FD" w:rsidRPr="0077175C" w14:paraId="61D17CE8" w14:textId="77777777" w:rsidTr="00DB1F27">
        <w:trPr>
          <w:trHeight w:val="330"/>
        </w:trPr>
        <w:tc>
          <w:tcPr>
            <w:tcW w:w="1436" w:type="dxa"/>
          </w:tcPr>
          <w:p w14:paraId="3F54771B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08/03/2018</w:t>
            </w:r>
          </w:p>
        </w:tc>
        <w:tc>
          <w:tcPr>
            <w:tcW w:w="5023" w:type="dxa"/>
          </w:tcPr>
          <w:p w14:paraId="266A0FAE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Adição do Gerenciamento de Configurações</w:t>
            </w:r>
          </w:p>
        </w:tc>
        <w:tc>
          <w:tcPr>
            <w:tcW w:w="2377" w:type="dxa"/>
          </w:tcPr>
          <w:p w14:paraId="4DE83F4E" w14:textId="77777777" w:rsidR="00F7689F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6431FD" w:rsidRPr="0077175C" w14:paraId="234C36ED" w14:textId="77777777" w:rsidTr="00DB1F27">
        <w:trPr>
          <w:trHeight w:val="330"/>
        </w:trPr>
        <w:tc>
          <w:tcPr>
            <w:tcW w:w="1436" w:type="dxa"/>
          </w:tcPr>
          <w:p w14:paraId="3CB1CDDD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14/03/2018</w:t>
            </w:r>
          </w:p>
        </w:tc>
        <w:tc>
          <w:tcPr>
            <w:tcW w:w="5023" w:type="dxa"/>
          </w:tcPr>
          <w:p w14:paraId="0C335B40" w14:textId="77777777" w:rsidR="006431FD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Adição do Sumário</w:t>
            </w:r>
          </w:p>
        </w:tc>
        <w:tc>
          <w:tcPr>
            <w:tcW w:w="2377" w:type="dxa"/>
          </w:tcPr>
          <w:p w14:paraId="29405010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365AC3" w:rsidRPr="0077175C" w14:paraId="0AB7E76C" w14:textId="77777777" w:rsidTr="00DB1F27">
        <w:trPr>
          <w:trHeight w:val="330"/>
        </w:trPr>
        <w:tc>
          <w:tcPr>
            <w:tcW w:w="1436" w:type="dxa"/>
          </w:tcPr>
          <w:p w14:paraId="3DE3F605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29/03/2018</w:t>
            </w:r>
          </w:p>
        </w:tc>
        <w:tc>
          <w:tcPr>
            <w:tcW w:w="5023" w:type="dxa"/>
          </w:tcPr>
          <w:p w14:paraId="6D61E213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Definição dos Requisitos</w:t>
            </w:r>
            <w:r w:rsidR="004019B4">
              <w:rPr>
                <w:rFonts w:ascii="Arial" w:eastAsia="Arial" w:hAnsi="Arial" w:cs="Arial"/>
                <w:sz w:val="24"/>
              </w:rPr>
              <w:t xml:space="preserve"> Funcionais</w:t>
            </w:r>
          </w:p>
        </w:tc>
        <w:tc>
          <w:tcPr>
            <w:tcW w:w="2377" w:type="dxa"/>
          </w:tcPr>
          <w:p w14:paraId="5F2ADEF3" w14:textId="77777777" w:rsidR="00365AC3" w:rsidRPr="0077175C" w:rsidRDefault="00C7313B" w:rsidP="00AA3DF4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 xml:space="preserve">Gustavo, João, </w:t>
            </w:r>
            <w:r w:rsidR="00B80EFF">
              <w:rPr>
                <w:rFonts w:ascii="Arial" w:eastAsia="Arial" w:hAnsi="Arial" w:cs="Arial"/>
                <w:sz w:val="24"/>
              </w:rPr>
              <w:t xml:space="preserve">Lucas, </w:t>
            </w:r>
            <w:r w:rsidRPr="00C7313B">
              <w:rPr>
                <w:rFonts w:ascii="Arial" w:eastAsia="Arial" w:hAnsi="Arial" w:cs="Arial"/>
                <w:sz w:val="24"/>
              </w:rPr>
              <w:t>Pablo</w:t>
            </w:r>
          </w:p>
        </w:tc>
      </w:tr>
      <w:tr w:rsidR="00365AC3" w:rsidRPr="0077175C" w14:paraId="13CE39E9" w14:textId="77777777" w:rsidTr="00DB1F27">
        <w:trPr>
          <w:trHeight w:val="330"/>
        </w:trPr>
        <w:tc>
          <w:tcPr>
            <w:tcW w:w="1436" w:type="dxa"/>
          </w:tcPr>
          <w:p w14:paraId="4C35D73A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05/03/2018</w:t>
            </w:r>
          </w:p>
        </w:tc>
        <w:tc>
          <w:tcPr>
            <w:tcW w:w="5023" w:type="dxa"/>
          </w:tcPr>
          <w:p w14:paraId="488EA05D" w14:textId="77777777" w:rsidR="00365AC3" w:rsidRPr="0077175C" w:rsidRDefault="00845714" w:rsidP="008457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Correção nos </w:t>
            </w:r>
            <w:r w:rsidRPr="00C7313B">
              <w:rPr>
                <w:rFonts w:ascii="Arial" w:eastAsia="Arial" w:hAnsi="Arial" w:cs="Arial"/>
                <w:sz w:val="24"/>
              </w:rPr>
              <w:t xml:space="preserve">tópicos: </w:t>
            </w:r>
            <w:r>
              <w:rPr>
                <w:rFonts w:ascii="Arial" w:eastAsia="Arial" w:hAnsi="Arial" w:cs="Arial"/>
                <w:sz w:val="24"/>
              </w:rPr>
              <w:t>O</w:t>
            </w:r>
            <w:r w:rsidRPr="00C7313B">
              <w:rPr>
                <w:rFonts w:ascii="Arial" w:eastAsia="Arial" w:hAnsi="Arial" w:cs="Arial"/>
                <w:sz w:val="24"/>
              </w:rPr>
              <w:t xml:space="preserve">bjetivo do </w:t>
            </w:r>
            <w:r>
              <w:rPr>
                <w:rFonts w:ascii="Arial" w:eastAsia="Arial" w:hAnsi="Arial" w:cs="Arial"/>
                <w:sz w:val="24"/>
              </w:rPr>
              <w:t>P</w:t>
            </w:r>
            <w:r w:rsidRPr="00C7313B">
              <w:rPr>
                <w:rFonts w:ascii="Arial" w:eastAsia="Arial" w:hAnsi="Arial" w:cs="Arial"/>
                <w:sz w:val="24"/>
              </w:rPr>
              <w:t xml:space="preserve">rojeto, </w:t>
            </w:r>
            <w:r>
              <w:rPr>
                <w:rFonts w:ascii="Arial" w:eastAsia="Arial" w:hAnsi="Arial" w:cs="Arial"/>
                <w:sz w:val="24"/>
              </w:rPr>
              <w:t>D</w:t>
            </w:r>
            <w:r w:rsidRPr="00C7313B">
              <w:rPr>
                <w:rFonts w:ascii="Arial" w:eastAsia="Arial" w:hAnsi="Arial" w:cs="Arial"/>
                <w:sz w:val="24"/>
              </w:rPr>
              <w:t xml:space="preserve">elimitação do </w:t>
            </w:r>
            <w:r>
              <w:rPr>
                <w:rFonts w:ascii="Arial" w:eastAsia="Arial" w:hAnsi="Arial" w:cs="Arial"/>
                <w:sz w:val="24"/>
              </w:rPr>
              <w:t>P</w:t>
            </w:r>
            <w:r w:rsidRPr="00C7313B">
              <w:rPr>
                <w:rFonts w:ascii="Arial" w:eastAsia="Arial" w:hAnsi="Arial" w:cs="Arial"/>
                <w:sz w:val="24"/>
              </w:rPr>
              <w:t xml:space="preserve">roblema, </w:t>
            </w:r>
            <w:r>
              <w:rPr>
                <w:rFonts w:ascii="Arial" w:eastAsia="Arial" w:hAnsi="Arial" w:cs="Arial"/>
                <w:sz w:val="24"/>
              </w:rPr>
              <w:t>M</w:t>
            </w:r>
            <w:r w:rsidRPr="00C7313B">
              <w:rPr>
                <w:rFonts w:ascii="Arial" w:eastAsia="Arial" w:hAnsi="Arial" w:cs="Arial"/>
                <w:sz w:val="24"/>
              </w:rPr>
              <w:t xml:space="preserve">étodo de </w:t>
            </w:r>
            <w:r>
              <w:rPr>
                <w:rFonts w:ascii="Arial" w:eastAsia="Arial" w:hAnsi="Arial" w:cs="Arial"/>
                <w:sz w:val="24"/>
              </w:rPr>
              <w:t>T</w:t>
            </w:r>
            <w:r w:rsidRPr="00C7313B">
              <w:rPr>
                <w:rFonts w:ascii="Arial" w:eastAsia="Arial" w:hAnsi="Arial" w:cs="Arial"/>
                <w:sz w:val="24"/>
              </w:rPr>
              <w:t>rabalho</w:t>
            </w:r>
            <w:r>
              <w:rPr>
                <w:rFonts w:ascii="Arial" w:eastAsia="Arial" w:hAnsi="Arial" w:cs="Arial"/>
                <w:sz w:val="24"/>
              </w:rPr>
              <w:t xml:space="preserve"> e</w:t>
            </w:r>
            <w:r w:rsidR="00C7313B" w:rsidRPr="00C7313B">
              <w:rPr>
                <w:rFonts w:ascii="Arial" w:eastAsia="Arial" w:hAnsi="Arial" w:cs="Arial"/>
                <w:sz w:val="24"/>
              </w:rPr>
              <w:t xml:space="preserve"> dos Requisitos Funcionais: RF01, RF03, RF04.</w:t>
            </w:r>
          </w:p>
        </w:tc>
        <w:tc>
          <w:tcPr>
            <w:tcW w:w="2377" w:type="dxa"/>
          </w:tcPr>
          <w:p w14:paraId="22AAF6E3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365AC3" w:rsidRPr="0077175C" w14:paraId="729C0091" w14:textId="77777777" w:rsidTr="00DB1F27">
        <w:trPr>
          <w:trHeight w:val="330"/>
        </w:trPr>
        <w:tc>
          <w:tcPr>
            <w:tcW w:w="1436" w:type="dxa"/>
          </w:tcPr>
          <w:p w14:paraId="69905225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12/04/2018</w:t>
            </w:r>
          </w:p>
        </w:tc>
        <w:tc>
          <w:tcPr>
            <w:tcW w:w="5023" w:type="dxa"/>
          </w:tcPr>
          <w:p w14:paraId="60AC3F9D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 w:rsidRPr="00C7313B">
              <w:rPr>
                <w:rFonts w:ascii="Arial" w:eastAsia="Arial" w:hAnsi="Arial" w:cs="Arial"/>
                <w:sz w:val="24"/>
              </w:rPr>
              <w:t>Definição de requisitos não funcionais</w:t>
            </w:r>
          </w:p>
        </w:tc>
        <w:tc>
          <w:tcPr>
            <w:tcW w:w="2377" w:type="dxa"/>
          </w:tcPr>
          <w:p w14:paraId="4B1152A2" w14:textId="77777777" w:rsidR="00365AC3" w:rsidRPr="0077175C" w:rsidRDefault="00C7313B" w:rsidP="006431FD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B80EFF" w:rsidRPr="0077175C" w14:paraId="1FAE9BBB" w14:textId="77777777" w:rsidTr="00DB1F27">
        <w:trPr>
          <w:trHeight w:val="330"/>
        </w:trPr>
        <w:tc>
          <w:tcPr>
            <w:tcW w:w="1436" w:type="dxa"/>
          </w:tcPr>
          <w:p w14:paraId="65CEB435" w14:textId="77777777" w:rsidR="00B80EFF" w:rsidRPr="0077175C" w:rsidRDefault="00B80EF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23/04/2018</w:t>
            </w:r>
          </w:p>
        </w:tc>
        <w:tc>
          <w:tcPr>
            <w:tcW w:w="5023" w:type="dxa"/>
          </w:tcPr>
          <w:p w14:paraId="45E44712" w14:textId="77777777" w:rsidR="00B80EFF" w:rsidRPr="0077175C" w:rsidRDefault="00F64838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da </w:t>
            </w:r>
            <w:r w:rsidR="00EF3C0B">
              <w:rPr>
                <w:rFonts w:ascii="Arial" w:eastAsia="Arial" w:hAnsi="Arial" w:cs="Arial"/>
                <w:sz w:val="24"/>
              </w:rPr>
              <w:t xml:space="preserve">Descrição do </w:t>
            </w:r>
            <w:r>
              <w:rPr>
                <w:rFonts w:ascii="Arial" w:eastAsia="Arial" w:hAnsi="Arial" w:cs="Arial"/>
                <w:sz w:val="24"/>
              </w:rPr>
              <w:t xml:space="preserve">Sistema e </w:t>
            </w:r>
            <w:r w:rsidR="008A4F7F">
              <w:rPr>
                <w:rFonts w:ascii="Arial" w:eastAsia="Arial" w:hAnsi="Arial" w:cs="Arial"/>
                <w:sz w:val="24"/>
              </w:rPr>
              <w:t>Formatação</w:t>
            </w:r>
            <w:r>
              <w:rPr>
                <w:rFonts w:ascii="Arial" w:eastAsia="Arial" w:hAnsi="Arial" w:cs="Arial"/>
                <w:sz w:val="24"/>
              </w:rPr>
              <w:t xml:space="preserve"> do documento</w:t>
            </w:r>
          </w:p>
        </w:tc>
        <w:tc>
          <w:tcPr>
            <w:tcW w:w="2377" w:type="dxa"/>
          </w:tcPr>
          <w:p w14:paraId="61875401" w14:textId="77777777" w:rsidR="00B80EFF" w:rsidRPr="0077175C" w:rsidRDefault="008A4F7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F64838">
              <w:rPr>
                <w:rFonts w:ascii="Arial" w:eastAsia="Arial" w:hAnsi="Arial" w:cs="Arial"/>
                <w:sz w:val="24"/>
              </w:rPr>
              <w:t xml:space="preserve"> e </w:t>
            </w:r>
            <w:r w:rsidR="00EF3C0B"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B80EFF" w:rsidRPr="0077175C" w14:paraId="56C7532A" w14:textId="77777777" w:rsidTr="00DB1F27">
        <w:trPr>
          <w:trHeight w:val="330"/>
        </w:trPr>
        <w:tc>
          <w:tcPr>
            <w:tcW w:w="1436" w:type="dxa"/>
          </w:tcPr>
          <w:p w14:paraId="089927F5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24/04/2018</w:t>
            </w:r>
          </w:p>
        </w:tc>
        <w:tc>
          <w:tcPr>
            <w:tcW w:w="5023" w:type="dxa"/>
          </w:tcPr>
          <w:p w14:paraId="769E9F5E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Adição</w:t>
            </w:r>
            <w:r w:rsidRPr="00C7313B">
              <w:rPr>
                <w:rFonts w:ascii="Arial" w:eastAsia="Arial" w:hAnsi="Arial" w:cs="Arial"/>
                <w:sz w:val="24"/>
              </w:rPr>
              <w:t xml:space="preserve"> d</w:t>
            </w:r>
            <w:r>
              <w:rPr>
                <w:rFonts w:ascii="Arial" w:eastAsia="Arial" w:hAnsi="Arial" w:cs="Arial"/>
                <w:sz w:val="24"/>
              </w:rPr>
              <w:t>os</w:t>
            </w:r>
            <w:r w:rsidRPr="00C7313B">
              <w:rPr>
                <w:rFonts w:ascii="Arial" w:eastAsia="Arial" w:hAnsi="Arial" w:cs="Arial"/>
                <w:sz w:val="24"/>
              </w:rPr>
              <w:t xml:space="preserve"> requisitos não funcionais</w:t>
            </w:r>
          </w:p>
        </w:tc>
        <w:tc>
          <w:tcPr>
            <w:tcW w:w="2377" w:type="dxa"/>
          </w:tcPr>
          <w:p w14:paraId="3E54D049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Todos</w:t>
            </w:r>
          </w:p>
        </w:tc>
      </w:tr>
      <w:tr w:rsidR="00B80EFF" w:rsidRPr="0077175C" w14:paraId="4B9F5463" w14:textId="77777777" w:rsidTr="00DB1F27">
        <w:trPr>
          <w:trHeight w:val="330"/>
        </w:trPr>
        <w:tc>
          <w:tcPr>
            <w:tcW w:w="1436" w:type="dxa"/>
          </w:tcPr>
          <w:p w14:paraId="37CE5983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24/04/2018</w:t>
            </w:r>
          </w:p>
        </w:tc>
        <w:tc>
          <w:tcPr>
            <w:tcW w:w="5023" w:type="dxa"/>
          </w:tcPr>
          <w:p w14:paraId="024CB59C" w14:textId="77777777" w:rsidR="00B80EFF" w:rsidRPr="0077175C" w:rsidRDefault="00632E87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dos requisitos: </w:t>
            </w:r>
            <w:r w:rsidR="00845714">
              <w:rPr>
                <w:rFonts w:ascii="Arial" w:eastAsia="Arial" w:hAnsi="Arial" w:cs="Arial"/>
                <w:sz w:val="24"/>
              </w:rPr>
              <w:t>RF02</w:t>
            </w:r>
            <w:r w:rsidR="00E31CB1">
              <w:rPr>
                <w:rFonts w:ascii="Arial" w:eastAsia="Arial" w:hAnsi="Arial" w:cs="Arial"/>
                <w:sz w:val="24"/>
              </w:rPr>
              <w:t xml:space="preserve">, RF05, RF06, </w:t>
            </w:r>
            <w:r w:rsidR="00845714">
              <w:rPr>
                <w:rFonts w:ascii="Arial" w:eastAsia="Arial" w:hAnsi="Arial" w:cs="Arial"/>
                <w:sz w:val="24"/>
              </w:rPr>
              <w:t>RF07</w:t>
            </w:r>
            <w:r w:rsidR="00E31CB1">
              <w:rPr>
                <w:rFonts w:ascii="Arial" w:eastAsia="Arial" w:hAnsi="Arial" w:cs="Arial"/>
                <w:sz w:val="24"/>
              </w:rPr>
              <w:t xml:space="preserve">, </w:t>
            </w:r>
            <w:r w:rsidR="00845714">
              <w:rPr>
                <w:rFonts w:ascii="Arial" w:eastAsia="Arial" w:hAnsi="Arial" w:cs="Arial"/>
                <w:sz w:val="24"/>
              </w:rPr>
              <w:t>RF08</w:t>
            </w:r>
            <w:r w:rsidR="009F4819">
              <w:rPr>
                <w:rFonts w:ascii="Arial" w:eastAsia="Arial" w:hAnsi="Arial" w:cs="Arial"/>
                <w:sz w:val="24"/>
              </w:rPr>
              <w:t>, RF09,</w:t>
            </w:r>
            <w:r w:rsidR="00845714">
              <w:rPr>
                <w:rFonts w:ascii="Arial" w:eastAsia="Arial" w:hAnsi="Arial" w:cs="Arial"/>
                <w:sz w:val="24"/>
              </w:rPr>
              <w:t xml:space="preserve"> RF10 e RF13</w:t>
            </w:r>
          </w:p>
        </w:tc>
        <w:tc>
          <w:tcPr>
            <w:tcW w:w="2377" w:type="dxa"/>
          </w:tcPr>
          <w:p w14:paraId="53DFCBEE" w14:textId="77777777" w:rsidR="00B80EFF" w:rsidRPr="0077175C" w:rsidRDefault="008457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João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Lucas</w:t>
            </w:r>
            <w:r w:rsidR="009F4819" w:rsidRPr="00C7313B">
              <w:rPr>
                <w:rFonts w:ascii="Arial" w:eastAsia="Arial" w:hAnsi="Arial" w:cs="Arial"/>
                <w:sz w:val="24"/>
              </w:rPr>
              <w:t xml:space="preserve">, </w:t>
            </w:r>
            <w:r>
              <w:rPr>
                <w:rFonts w:ascii="Arial" w:eastAsia="Arial" w:hAnsi="Arial" w:cs="Arial"/>
                <w:sz w:val="24"/>
              </w:rPr>
              <w:t>Pablo</w:t>
            </w:r>
            <w:r w:rsidR="009F4819">
              <w:rPr>
                <w:rFonts w:ascii="Arial" w:eastAsia="Arial" w:hAnsi="Arial" w:cs="Arial"/>
                <w:sz w:val="24"/>
              </w:rPr>
              <w:t xml:space="preserve"> e </w:t>
            </w: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845714" w:rsidRPr="0077175C" w14:paraId="155239F2" w14:textId="77777777" w:rsidTr="00DB1F27">
        <w:trPr>
          <w:trHeight w:val="308"/>
        </w:trPr>
        <w:tc>
          <w:tcPr>
            <w:tcW w:w="1436" w:type="dxa"/>
          </w:tcPr>
          <w:p w14:paraId="3A752C29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25/04/2018</w:t>
            </w:r>
          </w:p>
        </w:tc>
        <w:tc>
          <w:tcPr>
            <w:tcW w:w="5023" w:type="dxa"/>
          </w:tcPr>
          <w:p w14:paraId="3C2C04B3" w14:textId="77777777" w:rsidR="00845714" w:rsidRDefault="00632E87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Elaboração dos requisitos: </w:t>
            </w:r>
            <w:r w:rsidR="00845714">
              <w:rPr>
                <w:rFonts w:ascii="Arial" w:eastAsia="Arial" w:hAnsi="Arial" w:cs="Arial"/>
                <w:sz w:val="24"/>
              </w:rPr>
              <w:t>RF11</w:t>
            </w:r>
            <w:r w:rsidR="009F4819">
              <w:rPr>
                <w:rFonts w:ascii="Arial" w:eastAsia="Arial" w:hAnsi="Arial" w:cs="Arial"/>
                <w:sz w:val="24"/>
              </w:rPr>
              <w:t xml:space="preserve">, </w:t>
            </w:r>
            <w:r w:rsidR="00845714">
              <w:rPr>
                <w:rFonts w:ascii="Arial" w:eastAsia="Arial" w:hAnsi="Arial" w:cs="Arial"/>
                <w:sz w:val="24"/>
              </w:rPr>
              <w:t>R</w:t>
            </w:r>
            <w:r w:rsidR="0079361A">
              <w:rPr>
                <w:rFonts w:ascii="Arial" w:eastAsia="Arial" w:hAnsi="Arial" w:cs="Arial"/>
                <w:sz w:val="24"/>
              </w:rPr>
              <w:t>F12</w:t>
            </w:r>
            <w:r w:rsidR="009F4819">
              <w:rPr>
                <w:rFonts w:ascii="Arial" w:eastAsia="Arial" w:hAnsi="Arial" w:cs="Arial"/>
                <w:sz w:val="24"/>
              </w:rPr>
              <w:t>,</w:t>
            </w:r>
            <w:r w:rsidR="0079361A">
              <w:rPr>
                <w:rFonts w:ascii="Arial" w:eastAsia="Arial" w:hAnsi="Arial" w:cs="Arial"/>
                <w:sz w:val="24"/>
              </w:rPr>
              <w:t xml:space="preserve"> RF14</w:t>
            </w:r>
            <w:r w:rsidR="009F4819">
              <w:rPr>
                <w:rFonts w:ascii="Arial" w:eastAsia="Arial" w:hAnsi="Arial" w:cs="Arial"/>
                <w:sz w:val="24"/>
              </w:rPr>
              <w:t xml:space="preserve"> e </w:t>
            </w:r>
            <w:r w:rsidR="0079361A">
              <w:rPr>
                <w:rFonts w:ascii="Arial" w:eastAsia="Arial" w:hAnsi="Arial" w:cs="Arial"/>
                <w:sz w:val="24"/>
              </w:rPr>
              <w:t>RF15</w:t>
            </w:r>
          </w:p>
        </w:tc>
        <w:tc>
          <w:tcPr>
            <w:tcW w:w="2377" w:type="dxa"/>
          </w:tcPr>
          <w:p w14:paraId="7FBD1EC4" w14:textId="77777777" w:rsidR="00845714" w:rsidRDefault="009F4819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Gustavo, João, </w:t>
            </w:r>
            <w:r w:rsidR="00845714">
              <w:rPr>
                <w:rFonts w:ascii="Arial" w:eastAsia="Arial" w:hAnsi="Arial" w:cs="Arial"/>
                <w:sz w:val="24"/>
              </w:rPr>
              <w:t xml:space="preserve">Pablo </w:t>
            </w:r>
            <w:r w:rsidR="00632E87">
              <w:rPr>
                <w:rFonts w:ascii="Arial" w:eastAsia="Arial" w:hAnsi="Arial" w:cs="Arial"/>
                <w:sz w:val="24"/>
              </w:rPr>
              <w:t xml:space="preserve">e </w:t>
            </w:r>
            <w:r w:rsidR="0079361A"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845714" w:rsidRPr="0077175C" w14:paraId="53E3B98D" w14:textId="77777777" w:rsidTr="00DB1F27">
        <w:trPr>
          <w:trHeight w:val="330"/>
        </w:trPr>
        <w:tc>
          <w:tcPr>
            <w:tcW w:w="1436" w:type="dxa"/>
          </w:tcPr>
          <w:p w14:paraId="0E85AC65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26/04/2018</w:t>
            </w:r>
          </w:p>
        </w:tc>
        <w:tc>
          <w:tcPr>
            <w:tcW w:w="5023" w:type="dxa"/>
          </w:tcPr>
          <w:p w14:paraId="39334A00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Revisão de todos os requisitos</w:t>
            </w:r>
          </w:p>
        </w:tc>
        <w:tc>
          <w:tcPr>
            <w:tcW w:w="2377" w:type="dxa"/>
          </w:tcPr>
          <w:p w14:paraId="7FAABB63" w14:textId="77777777" w:rsidR="00845714" w:rsidRDefault="0079361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Gustavo, João, Lucas e </w:t>
            </w:r>
            <w:r w:rsidRPr="00C7313B"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7D0612" w:rsidRPr="0077175C" w14:paraId="011A2D9D" w14:textId="77777777" w:rsidTr="00DB1F27">
        <w:trPr>
          <w:trHeight w:val="330"/>
        </w:trPr>
        <w:tc>
          <w:tcPr>
            <w:tcW w:w="1436" w:type="dxa"/>
          </w:tcPr>
          <w:p w14:paraId="62524856" w14:textId="77777777"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07/06/2018</w:t>
            </w:r>
          </w:p>
        </w:tc>
        <w:tc>
          <w:tcPr>
            <w:tcW w:w="5023" w:type="dxa"/>
          </w:tcPr>
          <w:p w14:paraId="09ADFD96" w14:textId="77777777"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72E61E02" w14:textId="77777777" w:rsidR="007D0612" w:rsidRDefault="007D061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</w:t>
            </w:r>
            <w:r w:rsidR="00CA26A9">
              <w:rPr>
                <w:rFonts w:ascii="Arial" w:eastAsia="Arial" w:hAnsi="Arial" w:cs="Arial"/>
                <w:sz w:val="24"/>
              </w:rPr>
              <w:t xml:space="preserve"> e</w:t>
            </w:r>
            <w:r>
              <w:rPr>
                <w:rFonts w:ascii="Arial" w:eastAsia="Arial" w:hAnsi="Arial" w:cs="Arial"/>
                <w:sz w:val="24"/>
              </w:rPr>
              <w:t xml:space="preserve"> Pablo</w:t>
            </w:r>
            <w:r w:rsidR="00CA26A9"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7D0612" w:rsidRPr="0077175C" w14:paraId="6111B604" w14:textId="77777777" w:rsidTr="00DB1F27">
        <w:trPr>
          <w:trHeight w:val="330"/>
        </w:trPr>
        <w:tc>
          <w:tcPr>
            <w:tcW w:w="1436" w:type="dxa"/>
          </w:tcPr>
          <w:p w14:paraId="64548F50" w14:textId="77777777"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13/06/2018</w:t>
            </w:r>
          </w:p>
        </w:tc>
        <w:tc>
          <w:tcPr>
            <w:tcW w:w="5023" w:type="dxa"/>
          </w:tcPr>
          <w:p w14:paraId="1B0AE182" w14:textId="77777777"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0B79F752" w14:textId="77777777" w:rsidR="007D0612" w:rsidRDefault="00642B9A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Lucas, Pablo, Renan e Vinicius</w:t>
            </w:r>
          </w:p>
        </w:tc>
      </w:tr>
      <w:tr w:rsidR="007D0612" w:rsidRPr="0077175C" w14:paraId="4498BD04" w14:textId="77777777" w:rsidTr="00DB1F27">
        <w:trPr>
          <w:trHeight w:val="330"/>
        </w:trPr>
        <w:tc>
          <w:tcPr>
            <w:tcW w:w="1436" w:type="dxa"/>
          </w:tcPr>
          <w:p w14:paraId="7F809E40" w14:textId="77777777" w:rsidR="007D0612" w:rsidRDefault="00AB483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14/06/</w:t>
            </w:r>
            <w:r w:rsidR="001C221D">
              <w:rPr>
                <w:rFonts w:ascii="Arial" w:eastAsia="Arial" w:hAnsi="Arial" w:cs="Arial"/>
                <w:sz w:val="24"/>
              </w:rPr>
              <w:t>20</w:t>
            </w:r>
            <w:r>
              <w:rPr>
                <w:rFonts w:ascii="Arial" w:eastAsia="Arial" w:hAnsi="Arial" w:cs="Arial"/>
                <w:sz w:val="24"/>
              </w:rPr>
              <w:t>18</w:t>
            </w:r>
          </w:p>
        </w:tc>
        <w:tc>
          <w:tcPr>
            <w:tcW w:w="5023" w:type="dxa"/>
          </w:tcPr>
          <w:p w14:paraId="0444058C" w14:textId="77777777" w:rsidR="007D0612" w:rsidRDefault="00AB483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Diagrama de Caso de Uso </w:t>
            </w:r>
            <w:r w:rsidR="009F4819">
              <w:rPr>
                <w:rFonts w:ascii="Arial" w:eastAsia="Arial" w:hAnsi="Arial" w:cs="Arial"/>
                <w:sz w:val="24"/>
              </w:rPr>
              <w:t>G</w:t>
            </w:r>
            <w:r>
              <w:rPr>
                <w:rFonts w:ascii="Arial" w:eastAsia="Arial" w:hAnsi="Arial" w:cs="Arial"/>
                <w:sz w:val="24"/>
              </w:rPr>
              <w:t>eral</w:t>
            </w:r>
          </w:p>
        </w:tc>
        <w:tc>
          <w:tcPr>
            <w:tcW w:w="2377" w:type="dxa"/>
          </w:tcPr>
          <w:p w14:paraId="40958EEC" w14:textId="77777777"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4A6217">
              <w:rPr>
                <w:rFonts w:ascii="Arial" w:eastAsia="Arial" w:hAnsi="Arial" w:cs="Arial"/>
                <w:sz w:val="24"/>
              </w:rPr>
              <w:t xml:space="preserve"> e Renan</w:t>
            </w:r>
          </w:p>
        </w:tc>
      </w:tr>
      <w:tr w:rsidR="007D0612" w:rsidRPr="0077175C" w14:paraId="26D05C2A" w14:textId="77777777" w:rsidTr="00DB1F27">
        <w:trPr>
          <w:trHeight w:val="330"/>
        </w:trPr>
        <w:tc>
          <w:tcPr>
            <w:tcW w:w="1436" w:type="dxa"/>
          </w:tcPr>
          <w:p w14:paraId="32980EA8" w14:textId="77777777"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14/06/</w:t>
            </w:r>
            <w:r w:rsidR="001C221D">
              <w:rPr>
                <w:rFonts w:ascii="Arial" w:eastAsia="Arial" w:hAnsi="Arial" w:cs="Arial"/>
                <w:sz w:val="24"/>
              </w:rPr>
              <w:t>20</w:t>
            </w:r>
            <w:r>
              <w:rPr>
                <w:rFonts w:ascii="Arial" w:eastAsia="Arial" w:hAnsi="Arial" w:cs="Arial"/>
                <w:sz w:val="24"/>
              </w:rPr>
              <w:t>18</w:t>
            </w:r>
          </w:p>
        </w:tc>
        <w:tc>
          <w:tcPr>
            <w:tcW w:w="5023" w:type="dxa"/>
          </w:tcPr>
          <w:p w14:paraId="0E771275" w14:textId="77777777" w:rsidR="007D0612" w:rsidRDefault="003E5D32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Telas do projeto</w:t>
            </w:r>
          </w:p>
        </w:tc>
        <w:tc>
          <w:tcPr>
            <w:tcW w:w="2377" w:type="dxa"/>
          </w:tcPr>
          <w:p w14:paraId="090BDAAA" w14:textId="77777777" w:rsidR="007D0612" w:rsidRDefault="009F4819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</w:t>
            </w:r>
            <w:r w:rsidR="003E5D32">
              <w:rPr>
                <w:rFonts w:ascii="Arial" w:eastAsia="Arial" w:hAnsi="Arial" w:cs="Arial"/>
                <w:sz w:val="24"/>
              </w:rPr>
              <w:t>, Lucas</w:t>
            </w:r>
            <w:r w:rsidR="004A6217">
              <w:rPr>
                <w:rFonts w:ascii="Arial" w:eastAsia="Arial" w:hAnsi="Arial" w:cs="Arial"/>
                <w:sz w:val="24"/>
              </w:rPr>
              <w:t xml:space="preserve"> e </w:t>
            </w:r>
            <w:r w:rsidR="003E5D32">
              <w:rPr>
                <w:rFonts w:ascii="Arial" w:eastAsia="Arial" w:hAnsi="Arial" w:cs="Arial"/>
                <w:sz w:val="24"/>
              </w:rPr>
              <w:t>Pablo</w:t>
            </w:r>
          </w:p>
        </w:tc>
      </w:tr>
      <w:tr w:rsidR="007D0612" w:rsidRPr="0077175C" w14:paraId="3C80B48E" w14:textId="77777777" w:rsidTr="00DB1F27">
        <w:trPr>
          <w:trHeight w:val="330"/>
        </w:trPr>
        <w:tc>
          <w:tcPr>
            <w:tcW w:w="1436" w:type="dxa"/>
          </w:tcPr>
          <w:p w14:paraId="226C77C6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24/06/2018</w:t>
            </w:r>
          </w:p>
        </w:tc>
        <w:tc>
          <w:tcPr>
            <w:tcW w:w="5023" w:type="dxa"/>
          </w:tcPr>
          <w:p w14:paraId="363BA978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29E11F76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 e Lucas</w:t>
            </w:r>
          </w:p>
        </w:tc>
      </w:tr>
      <w:tr w:rsidR="007D0612" w:rsidRPr="0077175C" w14:paraId="206C7B73" w14:textId="77777777" w:rsidTr="00DB1F27">
        <w:trPr>
          <w:trHeight w:val="330"/>
        </w:trPr>
        <w:tc>
          <w:tcPr>
            <w:tcW w:w="1436" w:type="dxa"/>
          </w:tcPr>
          <w:p w14:paraId="309B7864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24/06/2018</w:t>
            </w:r>
          </w:p>
        </w:tc>
        <w:tc>
          <w:tcPr>
            <w:tcW w:w="5023" w:type="dxa"/>
          </w:tcPr>
          <w:p w14:paraId="57664EC5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Descrições dos Casos de Uso</w:t>
            </w:r>
          </w:p>
        </w:tc>
        <w:tc>
          <w:tcPr>
            <w:tcW w:w="2377" w:type="dxa"/>
          </w:tcPr>
          <w:p w14:paraId="0AE8CF7C" w14:textId="77777777" w:rsidR="007D0612" w:rsidRDefault="001C221D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Gustavo, João, Lucas e Vinicius</w:t>
            </w:r>
          </w:p>
        </w:tc>
      </w:tr>
      <w:tr w:rsidR="00485ADC" w:rsidRPr="0077175C" w14:paraId="7BB739B9" w14:textId="77777777" w:rsidTr="00DB1F27">
        <w:trPr>
          <w:trHeight w:val="330"/>
        </w:trPr>
        <w:tc>
          <w:tcPr>
            <w:tcW w:w="1436" w:type="dxa"/>
          </w:tcPr>
          <w:p w14:paraId="7CC8B57A" w14:textId="77777777"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17/08/2018</w:t>
            </w:r>
          </w:p>
        </w:tc>
        <w:tc>
          <w:tcPr>
            <w:tcW w:w="5023" w:type="dxa"/>
          </w:tcPr>
          <w:p w14:paraId="3AE70D32" w14:textId="77777777"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4CF20504" w14:textId="77777777" w:rsidR="00485ADC" w:rsidRDefault="00607EDF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031D91">
              <w:rPr>
                <w:rFonts w:ascii="Arial" w:eastAsia="Arial" w:hAnsi="Arial" w:cs="Arial"/>
                <w:sz w:val="24"/>
              </w:rPr>
              <w:t xml:space="preserve"> e João</w:t>
            </w:r>
          </w:p>
        </w:tc>
      </w:tr>
      <w:tr w:rsidR="00607B63" w:rsidRPr="0077175C" w14:paraId="5BFD07CA" w14:textId="77777777" w:rsidTr="00607B63">
        <w:trPr>
          <w:trHeight w:val="330"/>
        </w:trPr>
        <w:tc>
          <w:tcPr>
            <w:tcW w:w="1436" w:type="dxa"/>
          </w:tcPr>
          <w:p w14:paraId="3F2E7527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</w:t>
            </w:r>
            <w:r w:rsidRPr="00520514">
              <w:rPr>
                <w:rFonts w:ascii="Arial" w:eastAsia="Arial" w:hAnsi="Arial" w:cs="Arial"/>
                <w:sz w:val="24"/>
              </w:rPr>
              <w:t>9/08/2018</w:t>
            </w:r>
          </w:p>
        </w:tc>
        <w:tc>
          <w:tcPr>
            <w:tcW w:w="5023" w:type="dxa"/>
          </w:tcPr>
          <w:p w14:paraId="74513840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Alterações no Caso de Uso Geral</w:t>
            </w:r>
          </w:p>
        </w:tc>
        <w:tc>
          <w:tcPr>
            <w:tcW w:w="2377" w:type="dxa"/>
          </w:tcPr>
          <w:p w14:paraId="6AE7DC58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Gustavo e João</w:t>
            </w:r>
          </w:p>
        </w:tc>
      </w:tr>
      <w:tr w:rsidR="00607B63" w:rsidRPr="0077175C" w14:paraId="44357E75" w14:textId="77777777" w:rsidTr="00607B63">
        <w:trPr>
          <w:trHeight w:val="330"/>
        </w:trPr>
        <w:tc>
          <w:tcPr>
            <w:tcW w:w="1436" w:type="dxa"/>
          </w:tcPr>
          <w:p w14:paraId="1520B8E9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21/08/2018</w:t>
            </w:r>
          </w:p>
        </w:tc>
        <w:tc>
          <w:tcPr>
            <w:tcW w:w="5023" w:type="dxa"/>
          </w:tcPr>
          <w:p w14:paraId="23628508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Alterações nas descrições dos casos de uso</w:t>
            </w:r>
          </w:p>
        </w:tc>
        <w:tc>
          <w:tcPr>
            <w:tcW w:w="2377" w:type="dxa"/>
          </w:tcPr>
          <w:p w14:paraId="15965B33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607B63" w:rsidRPr="0077175C" w14:paraId="5FA62002" w14:textId="77777777" w:rsidTr="00607B63">
        <w:trPr>
          <w:trHeight w:val="330"/>
        </w:trPr>
        <w:tc>
          <w:tcPr>
            <w:tcW w:w="1436" w:type="dxa"/>
          </w:tcPr>
          <w:p w14:paraId="53411A8E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26/08/2018</w:t>
            </w:r>
          </w:p>
        </w:tc>
        <w:tc>
          <w:tcPr>
            <w:tcW w:w="5023" w:type="dxa"/>
          </w:tcPr>
          <w:p w14:paraId="03A4A171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Correções no Documento</w:t>
            </w:r>
          </w:p>
        </w:tc>
        <w:tc>
          <w:tcPr>
            <w:tcW w:w="2377" w:type="dxa"/>
          </w:tcPr>
          <w:p w14:paraId="5DD21616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Gustavo</w:t>
            </w:r>
            <w:r w:rsidR="00BC311B">
              <w:rPr>
                <w:rFonts w:ascii="Arial" w:eastAsia="Arial" w:hAnsi="Arial" w:cs="Arial"/>
                <w:sz w:val="24"/>
              </w:rPr>
              <w:t xml:space="preserve"> e</w:t>
            </w:r>
            <w:r w:rsidRPr="00520514">
              <w:rPr>
                <w:rFonts w:ascii="Arial" w:eastAsia="Arial" w:hAnsi="Arial" w:cs="Arial"/>
                <w:sz w:val="24"/>
              </w:rPr>
              <w:t xml:space="preserve"> Lucas</w:t>
            </w:r>
          </w:p>
        </w:tc>
      </w:tr>
      <w:tr w:rsidR="00607B63" w:rsidRPr="0077175C" w14:paraId="1A7771C5" w14:textId="77777777" w:rsidTr="00607B63">
        <w:trPr>
          <w:trHeight w:val="330"/>
        </w:trPr>
        <w:tc>
          <w:tcPr>
            <w:tcW w:w="1436" w:type="dxa"/>
          </w:tcPr>
          <w:p w14:paraId="0326DAA7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27/08/2018</w:t>
            </w:r>
          </w:p>
        </w:tc>
        <w:tc>
          <w:tcPr>
            <w:tcW w:w="5023" w:type="dxa"/>
          </w:tcPr>
          <w:p w14:paraId="049ED7B1" w14:textId="77777777" w:rsidR="00607B63" w:rsidRDefault="00520514" w:rsidP="00193A54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Correções capítulos 1, 2 e 3</w:t>
            </w:r>
          </w:p>
        </w:tc>
        <w:tc>
          <w:tcPr>
            <w:tcW w:w="2377" w:type="dxa"/>
          </w:tcPr>
          <w:p w14:paraId="5CC55C6C" w14:textId="77777777" w:rsidR="00607B63" w:rsidRDefault="00520514" w:rsidP="00B80EFF">
            <w:pPr>
              <w:rPr>
                <w:rFonts w:ascii="Arial" w:eastAsia="Arial" w:hAnsi="Arial" w:cs="Arial"/>
                <w:sz w:val="24"/>
              </w:rPr>
            </w:pPr>
            <w:r w:rsidRPr="00520514">
              <w:rPr>
                <w:rFonts w:ascii="Arial" w:eastAsia="Arial" w:hAnsi="Arial" w:cs="Arial"/>
                <w:sz w:val="24"/>
              </w:rPr>
              <w:t>Profa. Silvia</w:t>
            </w:r>
          </w:p>
        </w:tc>
      </w:tr>
      <w:tr w:rsidR="00520514" w:rsidRPr="0077175C" w14:paraId="4A22AAD9" w14:textId="77777777" w:rsidTr="00607B63">
        <w:trPr>
          <w:trHeight w:val="330"/>
        </w:trPr>
        <w:tc>
          <w:tcPr>
            <w:tcW w:w="1436" w:type="dxa"/>
          </w:tcPr>
          <w:p w14:paraId="73545540" w14:textId="77777777" w:rsidR="00301BDC" w:rsidRPr="00520514" w:rsidRDefault="00301BD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22/09/2018</w:t>
            </w:r>
          </w:p>
        </w:tc>
        <w:tc>
          <w:tcPr>
            <w:tcW w:w="5023" w:type="dxa"/>
          </w:tcPr>
          <w:p w14:paraId="05576B6B" w14:textId="77777777" w:rsidR="00520514" w:rsidRPr="00520514" w:rsidRDefault="00301BDC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Correção do Diagrama de Classe e Documento</w:t>
            </w:r>
          </w:p>
        </w:tc>
        <w:tc>
          <w:tcPr>
            <w:tcW w:w="2377" w:type="dxa"/>
          </w:tcPr>
          <w:p w14:paraId="05C0A265" w14:textId="77777777" w:rsidR="00520514" w:rsidRPr="00520514" w:rsidRDefault="00301BD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  <w:r w:rsidR="00B051D1">
              <w:rPr>
                <w:rFonts w:ascii="Arial" w:eastAsia="Arial" w:hAnsi="Arial" w:cs="Arial"/>
                <w:sz w:val="24"/>
              </w:rPr>
              <w:t xml:space="preserve"> e Vinicius</w:t>
            </w:r>
          </w:p>
        </w:tc>
      </w:tr>
      <w:tr w:rsidR="004D2AD0" w:rsidRPr="0077175C" w14:paraId="67CBB39A" w14:textId="77777777" w:rsidTr="00607B63">
        <w:trPr>
          <w:trHeight w:val="330"/>
        </w:trPr>
        <w:tc>
          <w:tcPr>
            <w:tcW w:w="1436" w:type="dxa"/>
          </w:tcPr>
          <w:p w14:paraId="2F011C7A" w14:textId="77777777" w:rsidR="004D2AD0" w:rsidRDefault="004D2AD0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14/10/2018</w:t>
            </w:r>
          </w:p>
        </w:tc>
        <w:tc>
          <w:tcPr>
            <w:tcW w:w="5023" w:type="dxa"/>
          </w:tcPr>
          <w:p w14:paraId="58AE3F66" w14:textId="77777777" w:rsidR="004D2AD0" w:rsidRDefault="004D2AD0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RF11 Emitir Relatório de Agendamentos</w:t>
            </w:r>
          </w:p>
        </w:tc>
        <w:tc>
          <w:tcPr>
            <w:tcW w:w="2377" w:type="dxa"/>
          </w:tcPr>
          <w:p w14:paraId="2FC3060B" w14:textId="77777777" w:rsidR="004D2AD0" w:rsidRDefault="004D2AD0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B051D1" w:rsidRPr="0077175C" w14:paraId="04AF1BD3" w14:textId="77777777" w:rsidTr="00607B63">
        <w:trPr>
          <w:trHeight w:val="330"/>
        </w:trPr>
        <w:tc>
          <w:tcPr>
            <w:tcW w:w="1436" w:type="dxa"/>
          </w:tcPr>
          <w:p w14:paraId="0CB61276" w14:textId="77777777" w:rsidR="00B051D1" w:rsidRDefault="00B051D1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16/10/2018</w:t>
            </w:r>
          </w:p>
        </w:tc>
        <w:tc>
          <w:tcPr>
            <w:tcW w:w="5023" w:type="dxa"/>
          </w:tcPr>
          <w:p w14:paraId="3FEEE17B" w14:textId="77777777" w:rsidR="00B051D1" w:rsidRDefault="00B051D1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RF06 Manter Planos de Agendamento</w:t>
            </w:r>
          </w:p>
        </w:tc>
        <w:tc>
          <w:tcPr>
            <w:tcW w:w="2377" w:type="dxa"/>
          </w:tcPr>
          <w:p w14:paraId="4A4CF064" w14:textId="77777777" w:rsidR="00B051D1" w:rsidRDefault="00B051D1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94581C" w:rsidRPr="0077175C" w14:paraId="3D26C672" w14:textId="77777777" w:rsidTr="00607B63">
        <w:trPr>
          <w:trHeight w:val="330"/>
        </w:trPr>
        <w:tc>
          <w:tcPr>
            <w:tcW w:w="1436" w:type="dxa"/>
          </w:tcPr>
          <w:p w14:paraId="4CCB2BEB" w14:textId="77777777" w:rsidR="0094581C" w:rsidRDefault="0094581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14:paraId="2960AE0A" w14:textId="77777777" w:rsidR="0094581C" w:rsidRDefault="0094581C" w:rsidP="0052051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RF08 Registrar Pagamentos</w:t>
            </w:r>
          </w:p>
        </w:tc>
        <w:tc>
          <w:tcPr>
            <w:tcW w:w="2377" w:type="dxa"/>
          </w:tcPr>
          <w:p w14:paraId="7D017D09" w14:textId="77777777" w:rsidR="0094581C" w:rsidRDefault="0094581C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700FB6" w14:paraId="6824590A" w14:textId="77777777" w:rsidTr="003B35F3">
        <w:trPr>
          <w:trHeight w:val="330"/>
        </w:trPr>
        <w:tc>
          <w:tcPr>
            <w:tcW w:w="1436" w:type="dxa"/>
          </w:tcPr>
          <w:p w14:paraId="1397C6C7" w14:textId="77777777"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14:paraId="40B17F15" w14:textId="77777777"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RF07 Gerenciar Agendamentos</w:t>
            </w:r>
          </w:p>
        </w:tc>
        <w:tc>
          <w:tcPr>
            <w:tcW w:w="2377" w:type="dxa"/>
          </w:tcPr>
          <w:p w14:paraId="74652AB5" w14:textId="77777777" w:rsidR="00700FB6" w:rsidRDefault="00700FB6" w:rsidP="003B35F3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2514DB" w:rsidRPr="00700FB6" w14:paraId="65CDBDCE" w14:textId="77777777" w:rsidTr="00607B63">
        <w:trPr>
          <w:trHeight w:val="330"/>
        </w:trPr>
        <w:tc>
          <w:tcPr>
            <w:tcW w:w="1436" w:type="dxa"/>
          </w:tcPr>
          <w:p w14:paraId="5578B511" w14:textId="77777777" w:rsidR="002514DB" w:rsidRDefault="002514DB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16/10/2018</w:t>
            </w:r>
          </w:p>
        </w:tc>
        <w:tc>
          <w:tcPr>
            <w:tcW w:w="5023" w:type="dxa"/>
          </w:tcPr>
          <w:p w14:paraId="12C71E40" w14:textId="77777777" w:rsidR="002514DB" w:rsidRDefault="00700FB6" w:rsidP="00700FB6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RF03</w:t>
            </w:r>
            <w:r w:rsidR="002514DB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Manter Clientes</w:t>
            </w:r>
          </w:p>
        </w:tc>
        <w:tc>
          <w:tcPr>
            <w:tcW w:w="2377" w:type="dxa"/>
          </w:tcPr>
          <w:p w14:paraId="7BE04541" w14:textId="77777777" w:rsidR="002514DB" w:rsidRDefault="00700FB6" w:rsidP="00B80EFF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Pablo Souza</w:t>
            </w:r>
            <w:r w:rsidR="007219B8">
              <w:rPr>
                <w:rFonts w:ascii="Arial" w:eastAsia="Arial" w:hAnsi="Arial" w:cs="Arial"/>
                <w:sz w:val="24"/>
              </w:rPr>
              <w:t xml:space="preserve"> e João Marcos</w:t>
            </w:r>
          </w:p>
        </w:tc>
      </w:tr>
      <w:tr w:rsidR="006D723A" w:rsidRPr="00700FB6" w14:paraId="05914592" w14:textId="77777777" w:rsidTr="00607B63">
        <w:trPr>
          <w:trHeight w:val="330"/>
        </w:trPr>
        <w:tc>
          <w:tcPr>
            <w:tcW w:w="1436" w:type="dxa"/>
          </w:tcPr>
          <w:p w14:paraId="20F776F5" w14:textId="77777777" w:rsidR="006D723A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23/10/2018</w:t>
            </w:r>
          </w:p>
        </w:tc>
        <w:tc>
          <w:tcPr>
            <w:tcW w:w="5023" w:type="dxa"/>
          </w:tcPr>
          <w:p w14:paraId="509B56CA" w14:textId="77777777" w:rsidR="006D723A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RF11 Emitir Relatório de Agendamentos</w:t>
            </w:r>
          </w:p>
        </w:tc>
        <w:tc>
          <w:tcPr>
            <w:tcW w:w="2377" w:type="dxa"/>
          </w:tcPr>
          <w:p w14:paraId="725D6FA7" w14:textId="77777777" w:rsidR="00B64FB7" w:rsidRDefault="006D723A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Gustavo</w:t>
            </w:r>
          </w:p>
        </w:tc>
      </w:tr>
      <w:tr w:rsidR="00B64FB7" w:rsidRPr="00700FB6" w14:paraId="364369C2" w14:textId="77777777" w:rsidTr="00607B63">
        <w:trPr>
          <w:trHeight w:val="330"/>
        </w:trPr>
        <w:tc>
          <w:tcPr>
            <w:tcW w:w="1436" w:type="dxa"/>
          </w:tcPr>
          <w:p w14:paraId="312694BB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3024A798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RF03 Manter Clientes</w:t>
            </w:r>
          </w:p>
        </w:tc>
        <w:tc>
          <w:tcPr>
            <w:tcW w:w="2377" w:type="dxa"/>
          </w:tcPr>
          <w:p w14:paraId="093E4E02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Pablo Souza</w:t>
            </w:r>
          </w:p>
        </w:tc>
      </w:tr>
      <w:tr w:rsidR="00B64FB7" w:rsidRPr="00700FB6" w14:paraId="07782E76" w14:textId="77777777" w:rsidTr="00607B63">
        <w:trPr>
          <w:trHeight w:val="330"/>
        </w:trPr>
        <w:tc>
          <w:tcPr>
            <w:tcW w:w="1436" w:type="dxa"/>
          </w:tcPr>
          <w:p w14:paraId="533D18CF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69ED952A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Atualização no Diagrama de Sequência RF06 Manter Planos de Agendamento</w:t>
            </w:r>
          </w:p>
        </w:tc>
        <w:tc>
          <w:tcPr>
            <w:tcW w:w="2377" w:type="dxa"/>
          </w:tcPr>
          <w:p w14:paraId="5A804F89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B64FB7" w:rsidRPr="00700FB6" w14:paraId="79EA245C" w14:textId="77777777" w:rsidTr="00607B63">
        <w:trPr>
          <w:trHeight w:val="330"/>
        </w:trPr>
        <w:tc>
          <w:tcPr>
            <w:tcW w:w="1436" w:type="dxa"/>
          </w:tcPr>
          <w:p w14:paraId="289B29BA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639C9BA3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RF06 Manter Planos de Agendamento</w:t>
            </w:r>
          </w:p>
        </w:tc>
        <w:tc>
          <w:tcPr>
            <w:tcW w:w="2377" w:type="dxa"/>
          </w:tcPr>
          <w:p w14:paraId="0A0B989B" w14:textId="77777777" w:rsidR="00B64FB7" w:rsidRDefault="00B64FB7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Vinicius</w:t>
            </w:r>
          </w:p>
        </w:tc>
      </w:tr>
      <w:tr w:rsidR="00300BBD" w:rsidRPr="00700FB6" w14:paraId="43A774AD" w14:textId="77777777" w:rsidTr="00607B63">
        <w:trPr>
          <w:trHeight w:val="330"/>
        </w:trPr>
        <w:tc>
          <w:tcPr>
            <w:tcW w:w="1436" w:type="dxa"/>
          </w:tcPr>
          <w:p w14:paraId="2681C427" w14:textId="77777777"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5B4EC0D7" w14:textId="77777777"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 RF08 Registrar Pagamentos</w:t>
            </w:r>
          </w:p>
        </w:tc>
        <w:tc>
          <w:tcPr>
            <w:tcW w:w="2377" w:type="dxa"/>
          </w:tcPr>
          <w:p w14:paraId="7748EC8A" w14:textId="77777777" w:rsidR="00300BBD" w:rsidRDefault="00300BBD" w:rsidP="006D723A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Lucas</w:t>
            </w:r>
          </w:p>
        </w:tc>
      </w:tr>
      <w:tr w:rsidR="000C7C93" w14:paraId="538B2208" w14:textId="77777777" w:rsidTr="00CC5424">
        <w:trPr>
          <w:trHeight w:val="330"/>
        </w:trPr>
        <w:tc>
          <w:tcPr>
            <w:tcW w:w="1436" w:type="dxa"/>
          </w:tcPr>
          <w:p w14:paraId="0A33E525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03EA7D2F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Sequência RF05 Manter Serviços</w:t>
            </w:r>
          </w:p>
        </w:tc>
        <w:tc>
          <w:tcPr>
            <w:tcW w:w="2377" w:type="dxa"/>
          </w:tcPr>
          <w:p w14:paraId="55D12527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0C7C93" w14:paraId="0B16C18A" w14:textId="77777777" w:rsidTr="00CC5424">
        <w:trPr>
          <w:trHeight w:val="330"/>
        </w:trPr>
        <w:tc>
          <w:tcPr>
            <w:tcW w:w="1436" w:type="dxa"/>
          </w:tcPr>
          <w:p w14:paraId="1BA57715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28/10/2018</w:t>
            </w:r>
          </w:p>
        </w:tc>
        <w:tc>
          <w:tcPr>
            <w:tcW w:w="5023" w:type="dxa"/>
          </w:tcPr>
          <w:p w14:paraId="35D622DE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Atualização do RF05 Manter Serviços</w:t>
            </w:r>
          </w:p>
        </w:tc>
        <w:tc>
          <w:tcPr>
            <w:tcW w:w="2377" w:type="dxa"/>
          </w:tcPr>
          <w:p w14:paraId="73046800" w14:textId="77777777" w:rsidR="000C7C93" w:rsidRDefault="000C7C93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Renan</w:t>
            </w:r>
          </w:p>
        </w:tc>
      </w:tr>
      <w:tr w:rsidR="00754710" w14:paraId="11A884B9" w14:textId="77777777" w:rsidTr="00CC5424">
        <w:trPr>
          <w:trHeight w:val="330"/>
        </w:trPr>
        <w:tc>
          <w:tcPr>
            <w:tcW w:w="1436" w:type="dxa"/>
          </w:tcPr>
          <w:p w14:paraId="030B703A" w14:textId="77777777"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29/10/2018</w:t>
            </w:r>
          </w:p>
        </w:tc>
        <w:tc>
          <w:tcPr>
            <w:tcW w:w="5023" w:type="dxa"/>
          </w:tcPr>
          <w:p w14:paraId="68DD112C" w14:textId="77777777"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de Atividades RF07 Gerenciar Agendamentos</w:t>
            </w:r>
          </w:p>
        </w:tc>
        <w:tc>
          <w:tcPr>
            <w:tcW w:w="2377" w:type="dxa"/>
          </w:tcPr>
          <w:p w14:paraId="03E8B65B" w14:textId="77777777" w:rsidR="00754710" w:rsidRDefault="00754710" w:rsidP="00CC542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João Marcos</w:t>
            </w:r>
          </w:p>
        </w:tc>
      </w:tr>
      <w:tr w:rsidR="001D524D" w14:paraId="17144940" w14:textId="77777777" w:rsidTr="00CC5424">
        <w:trPr>
          <w:trHeight w:val="330"/>
          <w:ins w:id="2" w:author="Silvia Helena" w:date="2018-12-08T11:06:00Z"/>
        </w:trPr>
        <w:tc>
          <w:tcPr>
            <w:tcW w:w="1436" w:type="dxa"/>
          </w:tcPr>
          <w:p w14:paraId="08F86183" w14:textId="77777777" w:rsidR="001D524D" w:rsidRDefault="001D524D" w:rsidP="00CC5424">
            <w:pPr>
              <w:rPr>
                <w:ins w:id="3" w:author="Silvia Helena" w:date="2018-12-08T11:06:00Z"/>
                <w:rFonts w:ascii="Arial" w:eastAsia="Arial" w:hAnsi="Arial" w:cs="Arial"/>
                <w:sz w:val="24"/>
              </w:rPr>
            </w:pPr>
            <w:ins w:id="4" w:author="Silvia Helena" w:date="2018-12-08T11:06:00Z">
              <w:r>
                <w:rPr>
                  <w:rFonts w:ascii="Arial" w:eastAsia="Arial" w:hAnsi="Arial" w:cs="Arial"/>
                  <w:sz w:val="24"/>
                </w:rPr>
                <w:t>8/12/2018</w:t>
              </w:r>
            </w:ins>
          </w:p>
        </w:tc>
        <w:tc>
          <w:tcPr>
            <w:tcW w:w="5023" w:type="dxa"/>
          </w:tcPr>
          <w:p w14:paraId="3BC189D3" w14:textId="77777777" w:rsidR="001D524D" w:rsidRDefault="001D524D" w:rsidP="00CC5424">
            <w:pPr>
              <w:rPr>
                <w:ins w:id="5" w:author="Silvia Helena" w:date="2018-12-08T11:06:00Z"/>
                <w:rFonts w:ascii="Arial" w:eastAsia="Arial" w:hAnsi="Arial" w:cs="Arial"/>
                <w:sz w:val="24"/>
              </w:rPr>
            </w:pPr>
            <w:ins w:id="6" w:author="Silvia Helena" w:date="2018-12-08T11:06:00Z">
              <w:r>
                <w:rPr>
                  <w:rFonts w:ascii="Arial" w:eastAsia="Arial" w:hAnsi="Arial" w:cs="Arial"/>
                  <w:sz w:val="24"/>
                </w:rPr>
                <w:t>Correção FINAL</w:t>
              </w:r>
            </w:ins>
          </w:p>
        </w:tc>
        <w:tc>
          <w:tcPr>
            <w:tcW w:w="2377" w:type="dxa"/>
          </w:tcPr>
          <w:p w14:paraId="0AD13614" w14:textId="77777777" w:rsidR="001D524D" w:rsidRDefault="001D524D" w:rsidP="00CC5424">
            <w:pPr>
              <w:rPr>
                <w:ins w:id="7" w:author="Silvia Helena" w:date="2018-12-08T11:06:00Z"/>
                <w:rFonts w:ascii="Arial" w:eastAsia="Arial" w:hAnsi="Arial" w:cs="Arial"/>
                <w:sz w:val="24"/>
              </w:rPr>
            </w:pPr>
            <w:ins w:id="8" w:author="Silvia Helena" w:date="2018-12-08T11:06:00Z">
              <w:r>
                <w:rPr>
                  <w:rFonts w:ascii="Arial" w:eastAsia="Arial" w:hAnsi="Arial" w:cs="Arial"/>
                  <w:sz w:val="24"/>
                </w:rPr>
                <w:t>Profa. Silvia</w:t>
              </w:r>
            </w:ins>
          </w:p>
        </w:tc>
      </w:tr>
    </w:tbl>
    <w:p w14:paraId="004AE7A2" w14:textId="77777777" w:rsidR="006431FD" w:rsidRDefault="006431FD" w:rsidP="006431FD">
      <w:pPr>
        <w:rPr>
          <w:rFonts w:eastAsia="Arial"/>
        </w:rPr>
      </w:pPr>
    </w:p>
    <w:p w14:paraId="54A4DAFC" w14:textId="77777777" w:rsidR="00FD5983" w:rsidRDefault="00FD5983" w:rsidP="006431FD">
      <w:pPr>
        <w:rPr>
          <w:rFonts w:eastAsia="Arial"/>
        </w:rPr>
      </w:pPr>
    </w:p>
    <w:p w14:paraId="5371EB09" w14:textId="77777777" w:rsidR="00A61392" w:rsidRDefault="00A61392">
      <w:pPr>
        <w:spacing w:after="200" w:line="276" w:lineRule="auto"/>
        <w:rPr>
          <w:rFonts w:eastAsia="Arial"/>
        </w:rPr>
        <w:sectPr w:rsidR="00A61392" w:rsidSect="00FD7065">
          <w:footerReference w:type="default" r:id="rId9"/>
          <w:pgSz w:w="11920" w:h="16840"/>
          <w:pgMar w:top="1701" w:right="1134" w:bottom="1134" w:left="1701" w:header="720" w:footer="720" w:gutter="0"/>
          <w:cols w:space="720"/>
        </w:sectPr>
      </w:pPr>
    </w:p>
    <w:p w14:paraId="5452994D" w14:textId="77777777" w:rsidR="006431FD" w:rsidRDefault="006431FD">
      <w:pPr>
        <w:spacing w:after="200" w:line="276" w:lineRule="auto"/>
        <w:rPr>
          <w:rFonts w:eastAsia="Arial"/>
        </w:rPr>
      </w:pPr>
      <w:r>
        <w:rPr>
          <w:rFonts w:eastAsia="Arial"/>
        </w:rPr>
        <w:br w:type="page"/>
      </w:r>
    </w:p>
    <w:p w14:paraId="7FD0016D" w14:textId="77777777" w:rsidR="006431FD" w:rsidRPr="0077175C" w:rsidRDefault="00DA58D8" w:rsidP="00CC4CC6">
      <w:pPr>
        <w:jc w:val="center"/>
        <w:rPr>
          <w:rFonts w:ascii="Arial" w:eastAsia="Arial" w:hAnsi="Arial" w:cs="Arial"/>
          <w:b/>
          <w:sz w:val="28"/>
        </w:rPr>
      </w:pPr>
      <w:r w:rsidRPr="00DA58D8">
        <w:rPr>
          <w:rFonts w:ascii="Arial" w:eastAsia="Arial" w:hAnsi="Arial" w:cs="Arial"/>
          <w:b/>
          <w:sz w:val="28"/>
        </w:rPr>
        <w:lastRenderedPageBreak/>
        <w:t>Sumá</w:t>
      </w:r>
      <w:r w:rsidR="006431FD" w:rsidRPr="00DA58D8">
        <w:rPr>
          <w:rFonts w:ascii="Arial" w:eastAsia="Arial" w:hAnsi="Arial" w:cs="Arial"/>
          <w:b/>
          <w:sz w:val="28"/>
        </w:rPr>
        <w:t>rio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1974099496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</w:rPr>
      </w:sdtEndPr>
      <w:sdtContent>
        <w:p w14:paraId="69D3A65C" w14:textId="77777777" w:rsidR="00DA58D8" w:rsidRDefault="00DA58D8">
          <w:pPr>
            <w:pStyle w:val="CabealhodoSumrio"/>
          </w:pPr>
        </w:p>
        <w:p w14:paraId="77A209AF" w14:textId="77777777" w:rsidR="00754710" w:rsidRDefault="0091373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 w:rsidRPr="00FD7065">
            <w:rPr>
              <w:rFonts w:ascii="Arial" w:hAnsi="Arial" w:cs="Arial"/>
              <w:sz w:val="24"/>
              <w:szCs w:val="24"/>
            </w:rPr>
            <w:fldChar w:fldCharType="begin"/>
          </w:r>
          <w:r w:rsidR="00DA58D8" w:rsidRPr="00FD706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D706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28670615" w:history="1">
            <w:r w:rsidR="00754710" w:rsidRPr="0098547D">
              <w:rPr>
                <w:rStyle w:val="Hyperlink"/>
                <w:rFonts w:eastAsia="Arial"/>
                <w:noProof/>
              </w:rPr>
              <w:t>Gerenciamento de Configuração</w:t>
            </w:r>
            <w:r w:rsidR="0075471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7EDB" w14:textId="77777777" w:rsidR="00754710" w:rsidRDefault="00DA30FC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6" w:history="1">
            <w:r w:rsidR="00754710" w:rsidRPr="0098547D">
              <w:rPr>
                <w:rStyle w:val="Hyperlink"/>
                <w:rFonts w:eastAsia="Arial"/>
                <w:noProof/>
              </w:rPr>
              <w:t>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ODU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ÇÃO AO 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U</w:t>
            </w:r>
            <w:r w:rsidR="00754710" w:rsidRPr="0098547D">
              <w:rPr>
                <w:rStyle w:val="Hyperlink"/>
                <w:rFonts w:eastAsia="Arial"/>
                <w:noProof/>
              </w:rPr>
              <w:t>ME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N</w:t>
            </w:r>
            <w:r w:rsidR="00754710" w:rsidRPr="0098547D">
              <w:rPr>
                <w:rStyle w:val="Hyperlink"/>
                <w:rFonts w:eastAsia="Arial"/>
                <w:noProof/>
              </w:rPr>
              <w:t>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0C149D7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7" w:history="1">
            <w:r w:rsidR="00754710" w:rsidRPr="0098547D">
              <w:rPr>
                <w:rStyle w:val="Hyperlink"/>
                <w:rFonts w:eastAsia="Arial"/>
                <w:noProof/>
              </w:rPr>
              <w:t>1.1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23A6C02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8" w:history="1">
            <w:r w:rsidR="00754710" w:rsidRPr="0098547D">
              <w:rPr>
                <w:rStyle w:val="Hyperlink"/>
                <w:rFonts w:eastAsia="Arial"/>
                <w:noProof/>
              </w:rPr>
              <w:t>1.2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Ob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2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>o do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Pro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3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64E7DB0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19" w:history="1">
            <w:r w:rsidR="00754710" w:rsidRPr="0098547D">
              <w:rPr>
                <w:rStyle w:val="Hyperlink"/>
                <w:rFonts w:eastAsia="Arial"/>
                <w:noProof/>
              </w:rPr>
              <w:t>1.3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</w:rPr>
              <w:t>mit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="00754710" w:rsidRPr="0098547D">
              <w:rPr>
                <w:rStyle w:val="Hyperlink"/>
                <w:rFonts w:eastAsia="Arial"/>
                <w:noProof/>
              </w:rPr>
              <w:t>o do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 xml:space="preserve"> P</w:t>
            </w:r>
            <w:r w:rsidR="00754710" w:rsidRPr="0098547D">
              <w:rPr>
                <w:rStyle w:val="Hyperlink"/>
                <w:rFonts w:eastAsia="Arial"/>
                <w:noProof/>
              </w:rPr>
              <w:t>robl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_Toc528670619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C38B788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0" w:history="1">
            <w:r w:rsidR="00754710" w:rsidRPr="0098547D">
              <w:rPr>
                <w:rStyle w:val="Hyperlink"/>
                <w:rFonts w:eastAsia="Arial"/>
                <w:noProof/>
              </w:rPr>
              <w:t>1.4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</w:rPr>
              <w:t>usti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f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ti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da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Esc</w:t>
            </w:r>
            <w:r w:rsidR="00754710" w:rsidRPr="0098547D">
              <w:rPr>
                <w:rStyle w:val="Hyperlink"/>
                <w:rFonts w:eastAsia="Arial"/>
                <w:noProof/>
              </w:rPr>
              <w:t>olha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do 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6E5BA24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1" w:history="1">
            <w:r w:rsidR="00754710" w:rsidRPr="0098547D">
              <w:rPr>
                <w:rStyle w:val="Hyperlink"/>
                <w:rFonts w:eastAsia="Arial"/>
                <w:noProof/>
              </w:rPr>
              <w:t>1.5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M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é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do de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Tr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al</w:t>
            </w:r>
            <w:r w:rsidR="00754710" w:rsidRPr="0098547D">
              <w:rPr>
                <w:rStyle w:val="Hyperlink"/>
                <w:rFonts w:eastAsia="Arial"/>
                <w:noProof/>
              </w:rPr>
              <w:t>ho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622D9D6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2" w:history="1"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1.6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Organização do Trabalho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20BA9A7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3" w:history="1"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1.7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Glossário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4784D60" w14:textId="77777777" w:rsidR="00754710" w:rsidRDefault="00DA30FC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4" w:history="1">
            <w:r w:rsidR="00754710" w:rsidRPr="0098547D">
              <w:rPr>
                <w:rStyle w:val="Hyperlink"/>
                <w:rFonts w:eastAsia="Arial"/>
                <w:noProof/>
              </w:rPr>
              <w:t>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</w:rPr>
              <w:t>ES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</w:rPr>
              <w:t>ÇÃO G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L 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</w:rPr>
              <w:t>O S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63D3052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5" w:history="1">
            <w:r w:rsidR="00754710" w:rsidRPr="0098547D">
              <w:rPr>
                <w:rStyle w:val="Hyperlink"/>
                <w:rFonts w:eastAsia="Arial"/>
                <w:noProof/>
              </w:rPr>
              <w:t>2.1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  <w:spacing w:val="-3"/>
              </w:rPr>
              <w:t>D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esc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çã</w:t>
            </w:r>
            <w:r w:rsidR="00754710" w:rsidRPr="0098547D">
              <w:rPr>
                <w:rStyle w:val="Hyperlink"/>
                <w:rFonts w:eastAsia="Arial"/>
                <w:noProof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do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P</w:t>
            </w:r>
            <w:r w:rsidR="00754710" w:rsidRPr="0098547D">
              <w:rPr>
                <w:rStyle w:val="Hyperlink"/>
                <w:rFonts w:eastAsia="Arial"/>
                <w:noProof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o</w:t>
            </w:r>
            <w:r w:rsidR="00754710" w:rsidRPr="0098547D">
              <w:rPr>
                <w:rStyle w:val="Hyperlink"/>
                <w:rFonts w:eastAsia="Arial"/>
                <w:noProof/>
              </w:rPr>
              <w:t>bl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4738876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6" w:history="1">
            <w:r w:rsidR="00754710" w:rsidRPr="0098547D">
              <w:rPr>
                <w:rStyle w:val="Hyperlink"/>
                <w:rFonts w:eastAsia="Arial"/>
                <w:noProof/>
              </w:rPr>
              <w:t>2.2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Ob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j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2"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-4"/>
              </w:rPr>
              <w:t>v</w:t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o do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i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F470C6E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7" w:history="1">
            <w:r w:rsidR="00754710" w:rsidRPr="0098547D">
              <w:rPr>
                <w:rStyle w:val="Hyperlink"/>
                <w:rFonts w:eastAsia="Arial"/>
                <w:noProof/>
              </w:rPr>
              <w:t>2.3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Descrição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3B4B194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8" w:history="1">
            <w:r w:rsidR="00754710" w:rsidRPr="0098547D">
              <w:rPr>
                <w:rStyle w:val="Hyperlink"/>
                <w:rFonts w:eastAsia="Arial"/>
                <w:noProof/>
              </w:rPr>
              <w:t>2.4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Prin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</w:rPr>
              <w:t>ip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is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envolvidos </w:t>
            </w:r>
            <w:r w:rsidR="00754710" w:rsidRPr="0098547D">
              <w:rPr>
                <w:rStyle w:val="Hyperlink"/>
                <w:rFonts w:eastAsia="Arial"/>
                <w:noProof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s</w:t>
            </w:r>
            <w:r w:rsidR="00754710" w:rsidRPr="0098547D">
              <w:rPr>
                <w:rStyle w:val="Hyperlink"/>
                <w:rFonts w:eastAsia="Arial"/>
                <w:noProof/>
              </w:rPr>
              <w:t>u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 xml:space="preserve"> </w:t>
            </w:r>
            <w:r w:rsidR="00754710" w:rsidRPr="0098547D">
              <w:rPr>
                <w:rStyle w:val="Hyperlink"/>
                <w:rFonts w:eastAsia="Arial"/>
                <w:noProof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r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c</w:t>
            </w:r>
            <w:r w:rsidR="00754710" w:rsidRPr="0098547D">
              <w:rPr>
                <w:rStyle w:val="Hyperlink"/>
                <w:rFonts w:eastAsia="Arial"/>
                <w:noProof/>
              </w:rPr>
              <w:t>t</w:t>
            </w:r>
            <w:r w:rsidR="00754710" w:rsidRPr="0098547D">
              <w:rPr>
                <w:rStyle w:val="Hyperlink"/>
                <w:rFonts w:eastAsia="Arial"/>
                <w:noProof/>
                <w:spacing w:val="-2"/>
              </w:rPr>
              <w:t>e</w:t>
            </w:r>
            <w:r w:rsidR="00754710" w:rsidRPr="0098547D">
              <w:rPr>
                <w:rStyle w:val="Hyperlink"/>
                <w:rFonts w:eastAsia="Arial"/>
                <w:noProof/>
              </w:rPr>
              <w:t>rí</w:t>
            </w:r>
            <w:r w:rsidR="00754710" w:rsidRPr="0098547D">
              <w:rPr>
                <w:rStyle w:val="Hyperlink"/>
                <w:rFonts w:eastAsia="Arial"/>
                <w:noProof/>
                <w:spacing w:val="1"/>
              </w:rPr>
              <w:t>s</w:t>
            </w:r>
            <w:r w:rsidR="00754710" w:rsidRPr="0098547D">
              <w:rPr>
                <w:rStyle w:val="Hyperlink"/>
                <w:rFonts w:eastAsia="Arial"/>
                <w:noProof/>
              </w:rPr>
              <w:t>tic</w:t>
            </w:r>
            <w:r w:rsidR="00754710" w:rsidRPr="0098547D">
              <w:rPr>
                <w:rStyle w:val="Hyperlink"/>
                <w:rFonts w:eastAsia="Arial"/>
                <w:noProof/>
                <w:spacing w:val="-1"/>
              </w:rPr>
              <w:t>a</w:t>
            </w:r>
            <w:r w:rsidR="00754710" w:rsidRPr="0098547D">
              <w:rPr>
                <w:rStyle w:val="Hyperlink"/>
                <w:rFonts w:eastAsia="Arial"/>
                <w:noProof/>
              </w:rPr>
              <w:t>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60D3788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29" w:history="1">
            <w:r w:rsidR="00754710" w:rsidRPr="0098547D">
              <w:rPr>
                <w:rStyle w:val="Hyperlink"/>
                <w:rFonts w:eastAsia="Arial"/>
                <w:noProof/>
              </w:rPr>
              <w:t>2.4.1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Usuários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_Toc528670629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4184229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0" w:history="1">
            <w:r w:rsidR="00754710" w:rsidRPr="0098547D">
              <w:rPr>
                <w:rStyle w:val="Hyperlink"/>
                <w:rFonts w:eastAsia="Arial"/>
                <w:noProof/>
              </w:rPr>
              <w:t>2.4.2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Desenvolvedores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1AEEBFF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1" w:history="1">
            <w:r w:rsidR="00754710" w:rsidRPr="0098547D">
              <w:rPr>
                <w:rStyle w:val="Hyperlink"/>
                <w:noProof/>
              </w:rPr>
              <w:t>2.5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Regras de Negócio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EA06BF4" w14:textId="77777777" w:rsidR="00754710" w:rsidRDefault="00DA30FC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2" w:history="1">
            <w:r w:rsidR="00754710" w:rsidRPr="0098547D">
              <w:rPr>
                <w:rStyle w:val="Hyperlink"/>
                <w:rFonts w:eastAsia="Arial"/>
                <w:noProof/>
              </w:rPr>
              <w:t>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REQUISITOS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10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B5A5312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3" w:history="1">
            <w:r w:rsidR="00754710" w:rsidRPr="0098547D">
              <w:rPr>
                <w:rStyle w:val="Hyperlink"/>
                <w:rFonts w:eastAsia="Arial"/>
                <w:noProof/>
              </w:rPr>
              <w:t>3.1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Requisitos Funcionais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10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4331B4CD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4" w:history="1">
            <w:r w:rsidR="00754710" w:rsidRPr="0098547D">
              <w:rPr>
                <w:rStyle w:val="Hyperlink"/>
                <w:rFonts w:eastAsia="Arial" w:cs="Arial"/>
                <w:noProof/>
              </w:rPr>
              <w:t>3.2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Requisitos Não Funcionais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14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4F1FF73" w14:textId="77777777" w:rsidR="00754710" w:rsidRDefault="00DA30FC">
          <w:pPr>
            <w:pStyle w:val="Sumrio1"/>
            <w:tabs>
              <w:tab w:val="left" w:pos="4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5" w:history="1">
            <w:r w:rsidR="00754710" w:rsidRPr="0098547D">
              <w:rPr>
                <w:rStyle w:val="Hyperlink"/>
                <w:rFonts w:eastAsia="Arial"/>
                <w:noProof/>
              </w:rPr>
              <w:t>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MODELAGEM DO SISTEMA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2E1DCF5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6" w:history="1">
            <w:r w:rsidR="00754710" w:rsidRPr="0098547D">
              <w:rPr>
                <w:rStyle w:val="Hyperlink"/>
                <w:rFonts w:eastAsia="Arial"/>
                <w:noProof/>
              </w:rPr>
              <w:t>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Protótipos de Telas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DE6785A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7" w:history="1">
            <w:r w:rsidR="00754710" w:rsidRPr="0098547D">
              <w:rPr>
                <w:rStyle w:val="Hyperlink"/>
                <w:rFonts w:eastAsia="Arial" w:cs="Arial"/>
                <w:noProof/>
              </w:rPr>
              <w:t>4.1.1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 xml:space="preserve">Protótipo da tela de </w:t>
            </w:r>
            <w:r w:rsidR="00754710" w:rsidRPr="0098547D">
              <w:rPr>
                <w:rStyle w:val="Hyperlink"/>
                <w:rFonts w:eastAsia="Arial" w:cs="Arial"/>
                <w:noProof/>
              </w:rPr>
              <w:t>login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DA3C3E7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8" w:history="1">
            <w:r w:rsidR="00754710" w:rsidRPr="0098547D">
              <w:rPr>
                <w:rStyle w:val="Hyperlink"/>
                <w:rFonts w:eastAsia="Arial" w:cs="Arial"/>
                <w:noProof/>
              </w:rPr>
              <w:t>4.1.2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início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E9F3906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39" w:history="1">
            <w:r w:rsidR="00754710" w:rsidRPr="0098547D">
              <w:rPr>
                <w:rStyle w:val="Hyperlink"/>
                <w:rFonts w:eastAsia="Arial" w:cs="Arial"/>
                <w:noProof/>
              </w:rPr>
              <w:t>4.1.3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usuários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_Toc528670639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D5B9FA7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0" w:history="1">
            <w:r w:rsidR="00754710" w:rsidRPr="0098547D">
              <w:rPr>
                <w:rStyle w:val="Hyperlink"/>
                <w:rFonts w:eastAsia="Arial" w:cs="Arial"/>
                <w:noProof/>
              </w:rPr>
              <w:t>4.1.4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F08A8E6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1" w:history="1">
            <w:r w:rsidR="00754710" w:rsidRPr="0098547D">
              <w:rPr>
                <w:rStyle w:val="Hyperlink"/>
                <w:rFonts w:eastAsia="Arial" w:cs="Arial"/>
                <w:noProof/>
              </w:rPr>
              <w:t>4.1.5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0A447A97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2" w:history="1">
            <w:r w:rsidR="00754710" w:rsidRPr="0098547D">
              <w:rPr>
                <w:rStyle w:val="Hyperlink"/>
                <w:rFonts w:eastAsia="Arial" w:cs="Arial"/>
                <w:noProof/>
              </w:rPr>
              <w:t>4.1.6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001FB03A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3" w:history="1">
            <w:r w:rsidR="00754710" w:rsidRPr="0098547D">
              <w:rPr>
                <w:rStyle w:val="Hyperlink"/>
                <w:rFonts w:eastAsia="Arial" w:cs="Arial"/>
                <w:noProof/>
              </w:rPr>
              <w:t>4.1.7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animais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AB84B7A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4" w:history="1">
            <w:r w:rsidR="00754710" w:rsidRPr="0098547D">
              <w:rPr>
                <w:rStyle w:val="Hyperlink"/>
                <w:rFonts w:eastAsia="Arial" w:cs="Arial"/>
                <w:noProof/>
              </w:rPr>
              <w:t>4.1.8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 w:cs="Arial"/>
                <w:noProof/>
              </w:rPr>
              <w:t>Protótipo da tela de cadastro de relatórios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17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B34802E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5" w:history="1">
            <w:r w:rsidR="00754710" w:rsidRPr="0098547D">
              <w:rPr>
                <w:rStyle w:val="Hyperlink"/>
                <w:noProof/>
              </w:rPr>
              <w:t>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noProof/>
              </w:rPr>
              <w:t>Diagramas de Use Case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18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8264C69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6" w:history="1">
            <w:r w:rsidR="00754710" w:rsidRPr="0098547D">
              <w:rPr>
                <w:rStyle w:val="Hyperlink"/>
                <w:rFonts w:eastAsia="Arial"/>
                <w:noProof/>
              </w:rPr>
              <w:t>4.3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 de Classe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38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04E40F8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7" w:history="1">
            <w:r w:rsidR="00754710" w:rsidRPr="0098547D">
              <w:rPr>
                <w:rStyle w:val="Hyperlink"/>
                <w:rFonts w:eastAsia="Arial"/>
                <w:noProof/>
              </w:rPr>
              <w:t>4.4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 de Sequência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651F485A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8" w:history="1">
            <w:r w:rsidR="00754710" w:rsidRPr="0098547D">
              <w:rPr>
                <w:rStyle w:val="Hyperlink"/>
                <w:rFonts w:eastAsia="Arial"/>
                <w:noProof/>
              </w:rPr>
              <w:t>4.4.1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39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C2791DD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49" w:history="1">
            <w:r w:rsidR="00754710" w:rsidRPr="0098547D">
              <w:rPr>
                <w:rStyle w:val="Hyperlink"/>
                <w:rFonts w:eastAsia="Arial"/>
                <w:noProof/>
              </w:rPr>
              <w:t>4.4.2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Serviços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_Toc528670649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40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513BE14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0" w:history="1">
            <w:r w:rsidR="00754710" w:rsidRPr="0098547D">
              <w:rPr>
                <w:rStyle w:val="Hyperlink"/>
                <w:rFonts w:eastAsia="Arial"/>
                <w:noProof/>
              </w:rPr>
              <w:t>4.4.3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Planos de Agendamento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41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16FC33C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1" w:history="1">
            <w:r w:rsidR="00754710" w:rsidRPr="0098547D">
              <w:rPr>
                <w:rStyle w:val="Hyperlink"/>
                <w:rFonts w:eastAsia="Arial"/>
                <w:noProof/>
              </w:rPr>
              <w:t>4.4.4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Gerenciar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_Toc528670651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42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7A19097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2" w:history="1">
            <w:r w:rsidR="00754710" w:rsidRPr="0098547D">
              <w:rPr>
                <w:rStyle w:val="Hyperlink"/>
                <w:rFonts w:eastAsia="Arial"/>
                <w:noProof/>
              </w:rPr>
              <w:t>4.4.5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Registrar Pagamentos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_Toc528670652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42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C34C8BE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3" w:history="1">
            <w:r w:rsidR="00754710" w:rsidRPr="0098547D">
              <w:rPr>
                <w:rStyle w:val="Hyperlink"/>
                <w:rFonts w:eastAsia="Arial"/>
                <w:noProof/>
              </w:rPr>
              <w:t>4.4.6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Emitir Relatório de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_Toc528670653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00623B4" w14:textId="77777777" w:rsidR="00754710" w:rsidRDefault="00DA30FC">
          <w:pPr>
            <w:pStyle w:val="Sumrio2"/>
            <w:tabs>
              <w:tab w:val="left" w:pos="88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4" w:history="1">
            <w:r w:rsidR="00754710" w:rsidRPr="0098547D">
              <w:rPr>
                <w:rStyle w:val="Hyperlink"/>
                <w:rFonts w:eastAsia="Arial"/>
                <w:noProof/>
              </w:rPr>
              <w:t>4.5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Diagramas de Atividade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_Toc528670654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6945B79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5" w:history="1">
            <w:r w:rsidR="00754710" w:rsidRPr="0098547D">
              <w:rPr>
                <w:rStyle w:val="Hyperlink"/>
                <w:rFonts w:eastAsia="Arial"/>
                <w:noProof/>
              </w:rPr>
              <w:t>4.5.1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Clientes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_Toc528670655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43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4861BCF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6" w:history="1">
            <w:r w:rsidR="00754710" w:rsidRPr="0098547D">
              <w:rPr>
                <w:rStyle w:val="Hyperlink"/>
                <w:rFonts w:eastAsia="Arial"/>
                <w:noProof/>
              </w:rPr>
              <w:t>4.5.2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Planos de Agendamento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_Toc528670656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44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77E5886C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7" w:history="1">
            <w:r w:rsidR="00754710" w:rsidRPr="0098547D">
              <w:rPr>
                <w:rStyle w:val="Hyperlink"/>
                <w:rFonts w:eastAsia="Arial"/>
                <w:noProof/>
              </w:rPr>
              <w:t>4.5.3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Registrar Pagamentos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_Toc528670657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44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3BAF883A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8" w:history="1">
            <w:r w:rsidR="00754710" w:rsidRPr="0098547D">
              <w:rPr>
                <w:rStyle w:val="Hyperlink"/>
                <w:rFonts w:eastAsia="Arial"/>
                <w:noProof/>
              </w:rPr>
              <w:t>4.5.4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Emitir Relatório de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_Toc528670658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5809EF9D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59" w:history="1">
            <w:r w:rsidR="00754710" w:rsidRPr="0098547D">
              <w:rPr>
                <w:rStyle w:val="Hyperlink"/>
                <w:rFonts w:eastAsia="Arial"/>
                <w:noProof/>
              </w:rPr>
              <w:t>4.5.5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Manter Serviços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_Toc528670659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45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103A2C03" w14:textId="77777777" w:rsidR="00754710" w:rsidRDefault="00DA30FC">
          <w:pPr>
            <w:pStyle w:val="Sumrio3"/>
            <w:tabs>
              <w:tab w:val="left" w:pos="1100"/>
              <w:tab w:val="right" w:leader="dot" w:pos="907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28670660" w:history="1">
            <w:r w:rsidR="00754710" w:rsidRPr="0098547D">
              <w:rPr>
                <w:rStyle w:val="Hyperlink"/>
                <w:rFonts w:eastAsia="Arial"/>
                <w:noProof/>
              </w:rPr>
              <w:t>4.5.6</w:t>
            </w:r>
            <w:r w:rsidR="007547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754710" w:rsidRPr="0098547D">
              <w:rPr>
                <w:rStyle w:val="Hyperlink"/>
                <w:rFonts w:eastAsia="Arial"/>
                <w:noProof/>
              </w:rPr>
              <w:t>Gerenciar Agendamentos</w:t>
            </w:r>
            <w:r w:rsidR="00754710">
              <w:rPr>
                <w:noProof/>
                <w:webHidden/>
              </w:rPr>
              <w:tab/>
            </w:r>
            <w:r w:rsidR="00913731">
              <w:rPr>
                <w:noProof/>
                <w:webHidden/>
              </w:rPr>
              <w:fldChar w:fldCharType="begin"/>
            </w:r>
            <w:r w:rsidR="00754710">
              <w:rPr>
                <w:noProof/>
                <w:webHidden/>
              </w:rPr>
              <w:instrText xml:space="preserve"> PAGEREF _Toc528670660 \h </w:instrText>
            </w:r>
            <w:r w:rsidR="00913731">
              <w:rPr>
                <w:noProof/>
                <w:webHidden/>
              </w:rPr>
            </w:r>
            <w:r w:rsidR="00913731">
              <w:rPr>
                <w:noProof/>
                <w:webHidden/>
              </w:rPr>
              <w:fldChar w:fldCharType="separate"/>
            </w:r>
            <w:r w:rsidR="00754710">
              <w:rPr>
                <w:noProof/>
                <w:webHidden/>
              </w:rPr>
              <w:t>46</w:t>
            </w:r>
            <w:r w:rsidR="00913731">
              <w:rPr>
                <w:noProof/>
                <w:webHidden/>
              </w:rPr>
              <w:fldChar w:fldCharType="end"/>
            </w:r>
          </w:hyperlink>
        </w:p>
        <w:p w14:paraId="22B717A1" w14:textId="77777777" w:rsidR="00DA58D8" w:rsidRPr="00DA58D8" w:rsidRDefault="00913731">
          <w:pPr>
            <w:rPr>
              <w:rFonts w:ascii="Arial" w:hAnsi="Arial" w:cs="Arial"/>
              <w:sz w:val="24"/>
            </w:rPr>
          </w:pPr>
          <w:r w:rsidRPr="00FD706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512393A" w14:textId="77777777" w:rsidR="00A61392" w:rsidRDefault="00A61392">
      <w:pPr>
        <w:spacing w:after="200" w:line="276" w:lineRule="auto"/>
        <w:rPr>
          <w:rFonts w:ascii="Arial" w:eastAsia="Arial" w:hAnsi="Arial" w:cs="Arial"/>
          <w:sz w:val="24"/>
        </w:rPr>
        <w:sectPr w:rsidR="00A61392" w:rsidSect="00A61392">
          <w:footerReference w:type="default" r:id="rId10"/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14:paraId="072A59B0" w14:textId="77777777" w:rsidR="006431FD" w:rsidRPr="00DA58D8" w:rsidRDefault="006431FD">
      <w:pPr>
        <w:spacing w:after="200" w:line="276" w:lineRule="auto"/>
        <w:rPr>
          <w:rFonts w:ascii="Arial" w:eastAsia="Arial" w:hAnsi="Arial" w:cs="Arial"/>
          <w:sz w:val="24"/>
        </w:rPr>
      </w:pPr>
      <w:r w:rsidRPr="00DA58D8">
        <w:rPr>
          <w:rFonts w:ascii="Arial" w:eastAsia="Arial" w:hAnsi="Arial" w:cs="Arial"/>
          <w:sz w:val="24"/>
        </w:rPr>
        <w:br w:type="page"/>
      </w:r>
    </w:p>
    <w:p w14:paraId="7EBF72D3" w14:textId="77777777" w:rsidR="00182499" w:rsidRDefault="00CD7821" w:rsidP="0059288D">
      <w:pPr>
        <w:pStyle w:val="Ttulo1"/>
        <w:rPr>
          <w:rFonts w:eastAsia="Arial"/>
        </w:rPr>
      </w:pPr>
      <w:bookmarkStart w:id="9" w:name="_Toc528670616"/>
      <w:r>
        <w:rPr>
          <w:rFonts w:eastAsia="Arial"/>
          <w:spacing w:val="1"/>
        </w:rPr>
        <w:lastRenderedPageBreak/>
        <w:t>I</w:t>
      </w:r>
      <w:r>
        <w:rPr>
          <w:rFonts w:eastAsia="Arial"/>
          <w:spacing w:val="-1"/>
        </w:rPr>
        <w:t>N</w:t>
      </w:r>
      <w:r>
        <w:rPr>
          <w:rFonts w:eastAsia="Arial"/>
        </w:rPr>
        <w:t>T</w:t>
      </w:r>
      <w:r>
        <w:rPr>
          <w:rFonts w:eastAsia="Arial"/>
          <w:spacing w:val="1"/>
        </w:rPr>
        <w:t>R</w:t>
      </w:r>
      <w:r>
        <w:rPr>
          <w:rFonts w:eastAsia="Arial"/>
          <w:spacing w:val="-1"/>
        </w:rPr>
        <w:t>ODU</w:t>
      </w:r>
      <w:r>
        <w:rPr>
          <w:rFonts w:eastAsia="Arial"/>
        </w:rPr>
        <w:t xml:space="preserve">ÇÃO AO </w:t>
      </w:r>
      <w:r>
        <w:rPr>
          <w:rFonts w:eastAsia="Arial"/>
          <w:spacing w:val="-4"/>
        </w:rPr>
        <w:t>D</w:t>
      </w:r>
      <w:r>
        <w:rPr>
          <w:rFonts w:eastAsia="Arial"/>
          <w:spacing w:val="-1"/>
        </w:rPr>
        <w:t>O</w:t>
      </w:r>
      <w:r>
        <w:rPr>
          <w:rFonts w:eastAsia="Arial"/>
        </w:rPr>
        <w:t>C</w:t>
      </w:r>
      <w:r>
        <w:rPr>
          <w:rFonts w:eastAsia="Arial"/>
          <w:spacing w:val="-1"/>
        </w:rPr>
        <w:t>U</w:t>
      </w:r>
      <w:r>
        <w:rPr>
          <w:rFonts w:eastAsia="Arial"/>
        </w:rPr>
        <w:t>ME</w:t>
      </w:r>
      <w:r>
        <w:rPr>
          <w:rFonts w:eastAsia="Arial"/>
          <w:spacing w:val="-1"/>
        </w:rPr>
        <w:t>N</w:t>
      </w:r>
      <w:r>
        <w:rPr>
          <w:rFonts w:eastAsia="Arial"/>
        </w:rPr>
        <w:t>TO</w:t>
      </w:r>
      <w:bookmarkEnd w:id="9"/>
    </w:p>
    <w:p w14:paraId="11A50A35" w14:textId="77777777" w:rsidR="00182499" w:rsidRDefault="00C7313B" w:rsidP="00E7240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C7313B">
        <w:rPr>
          <w:rFonts w:ascii="Arial" w:eastAsia="Arial" w:hAnsi="Arial" w:cs="Arial"/>
        </w:rPr>
        <w:t xml:space="preserve">Este documento </w:t>
      </w:r>
      <w:r>
        <w:rPr>
          <w:rFonts w:ascii="Arial" w:eastAsia="Arial" w:hAnsi="Arial" w:cs="Arial"/>
        </w:rPr>
        <w:t xml:space="preserve">contém a </w:t>
      </w:r>
      <w:r w:rsidRPr="00C7313B">
        <w:rPr>
          <w:rFonts w:ascii="Arial" w:eastAsia="Arial" w:hAnsi="Arial" w:cs="Arial"/>
        </w:rPr>
        <w:t>especifica</w:t>
      </w:r>
      <w:r>
        <w:rPr>
          <w:rFonts w:ascii="Arial" w:eastAsia="Arial" w:hAnsi="Arial" w:cs="Arial"/>
        </w:rPr>
        <w:t>ção</w:t>
      </w:r>
      <w:r w:rsidRPr="00C7313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</w:t>
      </w:r>
      <w:r w:rsidRPr="00C7313B">
        <w:rPr>
          <w:rFonts w:ascii="Arial" w:eastAsia="Arial" w:hAnsi="Arial" w:cs="Arial"/>
        </w:rPr>
        <w:t xml:space="preserve">os requisitos do sistema de Agendamento de Banho e Tosa, fornecendo aos desenvolvedores </w:t>
      </w:r>
      <w:r w:rsidR="00AB29D5">
        <w:rPr>
          <w:rFonts w:ascii="Arial" w:eastAsia="Arial" w:hAnsi="Arial" w:cs="Arial"/>
        </w:rPr>
        <w:t xml:space="preserve">e clientes </w:t>
      </w:r>
      <w:r w:rsidRPr="00C7313B">
        <w:rPr>
          <w:rFonts w:ascii="Arial" w:eastAsia="Arial" w:hAnsi="Arial" w:cs="Arial"/>
        </w:rPr>
        <w:t>as informações necessárias para o projeto e implementação, assim como para a realização dos testes e homologação do sistema.</w:t>
      </w:r>
    </w:p>
    <w:p w14:paraId="038548FB" w14:textId="77777777" w:rsidR="00A31F57" w:rsidRPr="00A31F57" w:rsidRDefault="00A31F57" w:rsidP="00A31F57">
      <w:pPr>
        <w:spacing w:after="240" w:line="260" w:lineRule="exact"/>
        <w:jc w:val="both"/>
        <w:rPr>
          <w:rFonts w:ascii="Arial" w:eastAsia="Arial" w:hAnsi="Arial" w:cs="Arial"/>
        </w:rPr>
      </w:pPr>
    </w:p>
    <w:p w14:paraId="2B4D81BA" w14:textId="77777777" w:rsidR="00182499" w:rsidRDefault="00182499" w:rsidP="00A31F57">
      <w:pPr>
        <w:pStyle w:val="Ttulo2"/>
        <w:rPr>
          <w:rFonts w:eastAsia="Arial"/>
        </w:rPr>
      </w:pPr>
      <w:bookmarkStart w:id="10" w:name="_Toc528670617"/>
      <w:r>
        <w:rPr>
          <w:rFonts w:eastAsia="Arial"/>
          <w:spacing w:val="-3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0"/>
    </w:p>
    <w:p w14:paraId="57768D6B" w14:textId="77777777" w:rsidR="00C7313B" w:rsidRDefault="00C7313B" w:rsidP="0057792F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C7313B">
        <w:rPr>
          <w:rFonts w:ascii="Arial" w:eastAsia="Arial" w:hAnsi="Arial" w:cs="Arial"/>
        </w:rPr>
        <w:t xml:space="preserve">Desenvolvimento de sistema para gerenciamento </w:t>
      </w:r>
      <w:r w:rsidR="0045759A">
        <w:rPr>
          <w:rFonts w:ascii="Arial" w:eastAsia="Arial" w:hAnsi="Arial" w:cs="Arial"/>
        </w:rPr>
        <w:t>de serviço</w:t>
      </w:r>
      <w:r w:rsidR="00802D67">
        <w:rPr>
          <w:rFonts w:ascii="Arial" w:eastAsia="Arial" w:hAnsi="Arial" w:cs="Arial"/>
        </w:rPr>
        <w:t>s</w:t>
      </w:r>
      <w:r w:rsidR="0045759A">
        <w:rPr>
          <w:rFonts w:ascii="Arial" w:eastAsia="Arial" w:hAnsi="Arial" w:cs="Arial"/>
        </w:rPr>
        <w:t xml:space="preserve"> de Banho e Tosa</w:t>
      </w:r>
      <w:r w:rsidR="00F870A3">
        <w:rPr>
          <w:rFonts w:ascii="Arial" w:eastAsia="Arial" w:hAnsi="Arial" w:cs="Arial"/>
        </w:rPr>
        <w:t>,</w:t>
      </w:r>
      <w:r w:rsidR="0045759A">
        <w:rPr>
          <w:rFonts w:ascii="Arial" w:eastAsia="Arial" w:hAnsi="Arial" w:cs="Arial"/>
        </w:rPr>
        <w:t xml:space="preserve"> prestados em estabelecimentos de Pet Shop.</w:t>
      </w:r>
    </w:p>
    <w:p w14:paraId="7A1C1B55" w14:textId="77777777" w:rsidR="0045759A" w:rsidRPr="0057792F" w:rsidRDefault="0045759A" w:rsidP="002F19F5">
      <w:pPr>
        <w:spacing w:before="15" w:line="260" w:lineRule="exact"/>
        <w:jc w:val="both"/>
        <w:rPr>
          <w:rFonts w:ascii="Arial" w:eastAsia="Arial" w:hAnsi="Arial" w:cs="Arial"/>
        </w:rPr>
      </w:pPr>
    </w:p>
    <w:p w14:paraId="23518770" w14:textId="77777777" w:rsidR="00182499" w:rsidRDefault="00182499" w:rsidP="0059288D">
      <w:pPr>
        <w:pStyle w:val="Ttulo2"/>
        <w:rPr>
          <w:rFonts w:eastAsia="Arial"/>
        </w:rPr>
      </w:pPr>
      <w:bookmarkStart w:id="11" w:name="_Toc528670618"/>
      <w:r>
        <w:rPr>
          <w:rFonts w:eastAsia="Arial"/>
        </w:rPr>
        <w:t>Ob</w:t>
      </w:r>
      <w:r>
        <w:rPr>
          <w:rFonts w:eastAsia="Arial"/>
          <w:spacing w:val="-2"/>
        </w:rPr>
        <w:t>j</w:t>
      </w:r>
      <w:r>
        <w:rPr>
          <w:rFonts w:eastAsia="Arial"/>
          <w:spacing w:val="1"/>
        </w:rPr>
        <w:t>e</w:t>
      </w:r>
      <w:r>
        <w:rPr>
          <w:rFonts w:eastAsia="Arial"/>
        </w:rPr>
        <w:t>t</w:t>
      </w:r>
      <w:r>
        <w:rPr>
          <w:rFonts w:eastAsia="Arial"/>
          <w:spacing w:val="2"/>
        </w:rPr>
        <w:t>i</w:t>
      </w:r>
      <w:r>
        <w:rPr>
          <w:rFonts w:eastAsia="Arial"/>
          <w:spacing w:val="-4"/>
        </w:rPr>
        <w:t>v</w:t>
      </w:r>
      <w:r>
        <w:rPr>
          <w:rFonts w:eastAsia="Arial"/>
        </w:rPr>
        <w:t>o do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Pro</w:t>
      </w:r>
      <w:r>
        <w:rPr>
          <w:rFonts w:eastAsia="Arial"/>
          <w:spacing w:val="-2"/>
        </w:rPr>
        <w:t>j</w:t>
      </w:r>
      <w:r>
        <w:rPr>
          <w:rFonts w:eastAsia="Arial"/>
          <w:spacing w:val="3"/>
        </w:rPr>
        <w:t>e</w:t>
      </w:r>
      <w:r>
        <w:rPr>
          <w:rFonts w:eastAsia="Arial"/>
        </w:rPr>
        <w:t>to</w:t>
      </w:r>
      <w:bookmarkEnd w:id="11"/>
    </w:p>
    <w:p w14:paraId="09C59B66" w14:textId="77777777" w:rsidR="000F4A98" w:rsidRPr="004D5FA9" w:rsidRDefault="000F4A98" w:rsidP="004D5FA9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 xml:space="preserve">O objetivo central do projeto é ter como resultado um sistema </w:t>
      </w:r>
      <w:r w:rsidR="004E0493">
        <w:rPr>
          <w:rFonts w:ascii="Arial" w:eastAsia="Arial" w:hAnsi="Arial" w:cs="Arial"/>
        </w:rPr>
        <w:t>que</w:t>
      </w:r>
      <w:r w:rsidR="004E0493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agiliz</w:t>
      </w:r>
      <w:r w:rsidR="004E0493">
        <w:rPr>
          <w:rFonts w:ascii="Arial" w:eastAsia="Arial" w:hAnsi="Arial" w:cs="Arial"/>
        </w:rPr>
        <w:t>e</w:t>
      </w:r>
      <w:r w:rsidRPr="000F4A98">
        <w:rPr>
          <w:rFonts w:ascii="Arial" w:eastAsia="Arial" w:hAnsi="Arial" w:cs="Arial"/>
        </w:rPr>
        <w:t xml:space="preserve"> os atendimentos em empresas do ramo de </w:t>
      </w:r>
      <w:r w:rsidR="00410E49">
        <w:rPr>
          <w:rFonts w:ascii="Arial" w:eastAsia="Arial" w:hAnsi="Arial" w:cs="Arial"/>
        </w:rPr>
        <w:t xml:space="preserve">Pet Shop que </w:t>
      </w:r>
      <w:r w:rsidR="002F19F5">
        <w:rPr>
          <w:rFonts w:ascii="Arial" w:eastAsia="Arial" w:hAnsi="Arial" w:cs="Arial"/>
        </w:rPr>
        <w:t>forneçam</w:t>
      </w:r>
      <w:r w:rsidR="00410E49">
        <w:rPr>
          <w:rFonts w:ascii="Arial" w:eastAsia="Arial" w:hAnsi="Arial" w:cs="Arial"/>
        </w:rPr>
        <w:t xml:space="preserve"> serviço de banho e tosa</w:t>
      </w:r>
      <w:r w:rsidRPr="000F4A98">
        <w:rPr>
          <w:rFonts w:ascii="Arial" w:eastAsia="Arial" w:hAnsi="Arial" w:cs="Arial"/>
        </w:rPr>
        <w:t xml:space="preserve">, auxiliando os usuários </w:t>
      </w:r>
      <w:r w:rsidR="00410E49">
        <w:rPr>
          <w:rFonts w:ascii="Arial" w:eastAsia="Arial" w:hAnsi="Arial" w:cs="Arial"/>
        </w:rPr>
        <w:t xml:space="preserve">do sistema </w:t>
      </w:r>
      <w:r w:rsidRPr="000F4A98">
        <w:rPr>
          <w:rFonts w:ascii="Arial" w:eastAsia="Arial" w:hAnsi="Arial" w:cs="Arial"/>
        </w:rPr>
        <w:t xml:space="preserve">no desempenho </w:t>
      </w:r>
      <w:r w:rsidR="004E0493" w:rsidRPr="000F4A98">
        <w:rPr>
          <w:rFonts w:ascii="Arial" w:eastAsia="Arial" w:hAnsi="Arial" w:cs="Arial"/>
        </w:rPr>
        <w:t>d</w:t>
      </w:r>
      <w:r w:rsidR="004E0493">
        <w:rPr>
          <w:rFonts w:ascii="Arial" w:eastAsia="Arial" w:hAnsi="Arial" w:cs="Arial"/>
        </w:rPr>
        <w:t>as</w:t>
      </w:r>
      <w:r w:rsidR="004E0493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funções </w:t>
      </w:r>
      <w:r w:rsidR="00410E49">
        <w:rPr>
          <w:rFonts w:ascii="Arial" w:eastAsia="Arial" w:hAnsi="Arial" w:cs="Arial"/>
        </w:rPr>
        <w:t>relacionadas ao serviço</w:t>
      </w:r>
      <w:r w:rsidRPr="000F4A98">
        <w:rPr>
          <w:rFonts w:ascii="Arial" w:eastAsia="Arial" w:hAnsi="Arial" w:cs="Arial"/>
        </w:rPr>
        <w:t>.</w:t>
      </w:r>
    </w:p>
    <w:p w14:paraId="7CE74502" w14:textId="77777777" w:rsidR="00182499" w:rsidRPr="00915BC3" w:rsidRDefault="00182499" w:rsidP="00875FF4">
      <w:pPr>
        <w:spacing w:before="12" w:line="260" w:lineRule="exact"/>
        <w:jc w:val="both"/>
        <w:rPr>
          <w:rFonts w:ascii="Arial" w:hAnsi="Arial" w:cs="Arial"/>
        </w:rPr>
      </w:pPr>
    </w:p>
    <w:p w14:paraId="4F4F5D54" w14:textId="77777777" w:rsidR="00182499" w:rsidRDefault="00182499" w:rsidP="0059288D">
      <w:pPr>
        <w:pStyle w:val="Ttulo2"/>
        <w:rPr>
          <w:rFonts w:eastAsia="Arial"/>
        </w:rPr>
      </w:pPr>
      <w:bookmarkStart w:id="12" w:name="_Toc528670619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</w:t>
      </w:r>
      <w:r>
        <w:rPr>
          <w:rFonts w:eastAsia="Arial"/>
        </w:rPr>
        <w:t>l</w:t>
      </w:r>
      <w:r>
        <w:rPr>
          <w:rFonts w:eastAsia="Arial"/>
          <w:spacing w:val="1"/>
        </w:rPr>
        <w:t>i</w:t>
      </w:r>
      <w:r>
        <w:rPr>
          <w:rFonts w:eastAsia="Arial"/>
        </w:rPr>
        <w:t>mit</w:t>
      </w:r>
      <w:r>
        <w:rPr>
          <w:rFonts w:eastAsia="Arial"/>
          <w:spacing w:val="-1"/>
        </w:rPr>
        <w:t>a</w:t>
      </w:r>
      <w:r>
        <w:rPr>
          <w:rFonts w:eastAsia="Arial"/>
          <w:spacing w:val="1"/>
        </w:rPr>
        <w:t>çã</w:t>
      </w:r>
      <w:r>
        <w:rPr>
          <w:rFonts w:eastAsia="Arial"/>
        </w:rPr>
        <w:t>o do</w:t>
      </w:r>
      <w:r>
        <w:rPr>
          <w:rFonts w:eastAsia="Arial"/>
          <w:spacing w:val="-2"/>
        </w:rPr>
        <w:t xml:space="preserve"> P</w:t>
      </w:r>
      <w:r>
        <w:rPr>
          <w:rFonts w:eastAsia="Arial"/>
        </w:rPr>
        <w:t>robl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2"/>
    </w:p>
    <w:p w14:paraId="32BC463E" w14:textId="77777777" w:rsidR="004B16B6" w:rsidRDefault="009F458D" w:rsidP="004062B1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9F458D">
        <w:rPr>
          <w:rFonts w:ascii="Arial" w:eastAsia="Arial" w:hAnsi="Arial" w:cs="Arial"/>
        </w:rPr>
        <w:t>Este projeto de software delimitou-se em desenvolver um sistema que auxilie nas funções de gerenciamento do serviço de banho e tosa oferecido no estabelecimento comercial Espaço Animal, que presta serviços relacionados a Pet Shop na região de Ourinhos/SP no ano de 2018.</w:t>
      </w:r>
    </w:p>
    <w:p w14:paraId="7BDF937C" w14:textId="77777777" w:rsidR="000F4A98" w:rsidRPr="004062B1" w:rsidRDefault="000F4A98" w:rsidP="004062B1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O software atual utilizado na empresa é deficiente nas funções de agendamento e cadastro de animais, causando riscos de agendamentos mal realizados</w:t>
      </w:r>
      <w:r w:rsidR="004E0493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má produtividade da empresa</w:t>
      </w:r>
      <w:r w:rsidR="004E0493">
        <w:rPr>
          <w:rFonts w:ascii="Arial" w:eastAsia="Arial" w:hAnsi="Arial" w:cs="Arial"/>
        </w:rPr>
        <w:t>, dificuldade</w:t>
      </w:r>
      <w:r w:rsidR="002F19F5">
        <w:rPr>
          <w:rFonts w:ascii="Arial" w:eastAsia="Arial" w:hAnsi="Arial" w:cs="Arial"/>
        </w:rPr>
        <w:t>s</w:t>
      </w:r>
      <w:r w:rsidR="004E0493">
        <w:rPr>
          <w:rFonts w:ascii="Arial" w:eastAsia="Arial" w:hAnsi="Arial" w:cs="Arial"/>
        </w:rPr>
        <w:t xml:space="preserve"> em gerar relatórios e gerenciar planos</w:t>
      </w:r>
      <w:r w:rsidR="009422FA">
        <w:rPr>
          <w:rFonts w:ascii="Arial" w:eastAsia="Arial" w:hAnsi="Arial" w:cs="Arial"/>
        </w:rPr>
        <w:t xml:space="preserve"> de clientes</w:t>
      </w:r>
      <w:r w:rsidRPr="000F4A98">
        <w:rPr>
          <w:rFonts w:ascii="Arial" w:eastAsia="Arial" w:hAnsi="Arial" w:cs="Arial"/>
        </w:rPr>
        <w:t>.</w:t>
      </w:r>
    </w:p>
    <w:p w14:paraId="4B29E984" w14:textId="77777777" w:rsidR="00182499" w:rsidRPr="00875FF4" w:rsidRDefault="00182499" w:rsidP="00875FF4">
      <w:pPr>
        <w:spacing w:before="14" w:line="260" w:lineRule="exact"/>
        <w:jc w:val="both"/>
        <w:rPr>
          <w:rFonts w:ascii="Arial" w:hAnsi="Arial" w:cs="Arial"/>
        </w:rPr>
      </w:pPr>
    </w:p>
    <w:p w14:paraId="21F05555" w14:textId="77777777" w:rsidR="00182499" w:rsidRDefault="00182499" w:rsidP="0059288D">
      <w:pPr>
        <w:pStyle w:val="Ttulo2"/>
        <w:rPr>
          <w:rFonts w:eastAsia="Arial"/>
        </w:rPr>
      </w:pPr>
      <w:bookmarkStart w:id="13" w:name="_Toc528670620"/>
      <w:r>
        <w:rPr>
          <w:rFonts w:eastAsia="Arial"/>
          <w:spacing w:val="1"/>
        </w:rPr>
        <w:t>J</w:t>
      </w:r>
      <w:r>
        <w:rPr>
          <w:rFonts w:eastAsia="Arial"/>
        </w:rPr>
        <w:t>usti</w:t>
      </w:r>
      <w:r>
        <w:rPr>
          <w:rFonts w:eastAsia="Arial"/>
          <w:spacing w:val="-1"/>
        </w:rPr>
        <w:t>f</w:t>
      </w:r>
      <w:r>
        <w:rPr>
          <w:rFonts w:eastAsia="Arial"/>
        </w:rPr>
        <w:t>i</w:t>
      </w:r>
      <w:r>
        <w:rPr>
          <w:rFonts w:eastAsia="Arial"/>
          <w:spacing w:val="-1"/>
        </w:rPr>
        <w:t>c</w:t>
      </w:r>
      <w:r>
        <w:rPr>
          <w:rFonts w:eastAsia="Arial"/>
          <w:spacing w:val="1"/>
        </w:rPr>
        <w:t>a</w:t>
      </w:r>
      <w:r>
        <w:rPr>
          <w:rFonts w:eastAsia="Arial"/>
        </w:rPr>
        <w:t>ti</w:t>
      </w:r>
      <w:r>
        <w:rPr>
          <w:rFonts w:eastAsia="Arial"/>
          <w:spacing w:val="-4"/>
        </w:rPr>
        <w:t>v</w:t>
      </w:r>
      <w:r>
        <w:rPr>
          <w:rFonts w:eastAsia="Arial"/>
        </w:rPr>
        <w:t>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>da</w:t>
      </w:r>
      <w:r>
        <w:rPr>
          <w:rFonts w:eastAsia="Arial"/>
          <w:spacing w:val="1"/>
        </w:rPr>
        <w:t xml:space="preserve"> Esc</w:t>
      </w:r>
      <w:r>
        <w:rPr>
          <w:rFonts w:eastAsia="Arial"/>
        </w:rPr>
        <w:t>olha</w:t>
      </w:r>
      <w:r>
        <w:rPr>
          <w:rFonts w:eastAsia="Arial"/>
          <w:spacing w:val="1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-2"/>
        </w:rPr>
        <w:t>T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13"/>
    </w:p>
    <w:p w14:paraId="1C065255" w14:textId="77777777" w:rsidR="00514F53" w:rsidRPr="000F4A98" w:rsidRDefault="000F4A98" w:rsidP="00AB29D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Diante das opções de projetos fornecidas pelo grupo, a escolha d</w:t>
      </w:r>
      <w:r w:rsidR="00AB29D5">
        <w:rPr>
          <w:rFonts w:ascii="Arial" w:eastAsia="Arial" w:hAnsi="Arial" w:cs="Arial"/>
        </w:rPr>
        <w:t>e um sistema que gerencie as atividades do serviço de</w:t>
      </w:r>
      <w:r w:rsidRPr="000F4A98">
        <w:rPr>
          <w:rFonts w:ascii="Arial" w:eastAsia="Arial" w:hAnsi="Arial" w:cs="Arial"/>
        </w:rPr>
        <w:t xml:space="preserve"> </w:t>
      </w:r>
      <w:r w:rsidR="00AB29D5">
        <w:rPr>
          <w:rFonts w:ascii="Arial" w:eastAsia="Arial" w:hAnsi="Arial" w:cs="Arial"/>
        </w:rPr>
        <w:t>b</w:t>
      </w:r>
      <w:r w:rsidRPr="000F4A98">
        <w:rPr>
          <w:rFonts w:ascii="Arial" w:eastAsia="Arial" w:hAnsi="Arial" w:cs="Arial"/>
        </w:rPr>
        <w:t xml:space="preserve">anho e </w:t>
      </w:r>
      <w:r w:rsidR="00AB29D5">
        <w:rPr>
          <w:rFonts w:ascii="Arial" w:eastAsia="Arial" w:hAnsi="Arial" w:cs="Arial"/>
        </w:rPr>
        <w:t>t</w:t>
      </w:r>
      <w:r w:rsidRPr="000F4A98">
        <w:rPr>
          <w:rFonts w:ascii="Arial" w:eastAsia="Arial" w:hAnsi="Arial" w:cs="Arial"/>
        </w:rPr>
        <w:t>osa se tornou a mais acessível</w:t>
      </w:r>
      <w:r w:rsidR="00AB29D5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</w:t>
      </w:r>
      <w:r w:rsidR="00AB29D5">
        <w:rPr>
          <w:rFonts w:ascii="Arial" w:eastAsia="Arial" w:hAnsi="Arial" w:cs="Arial"/>
        </w:rPr>
        <w:t xml:space="preserve">pois um dos integrantes do grupo trabalha na empresa facilitando a </w:t>
      </w:r>
      <w:r w:rsidR="00DA2055">
        <w:rPr>
          <w:rFonts w:ascii="Arial" w:eastAsia="Arial" w:hAnsi="Arial" w:cs="Arial"/>
        </w:rPr>
        <w:t>comunicação</w:t>
      </w:r>
      <w:r w:rsidR="00AB29D5">
        <w:rPr>
          <w:rFonts w:ascii="Arial" w:eastAsia="Arial" w:hAnsi="Arial" w:cs="Arial"/>
        </w:rPr>
        <w:t xml:space="preserve"> </w:t>
      </w:r>
      <w:r w:rsidR="00443148">
        <w:rPr>
          <w:rFonts w:ascii="Arial" w:eastAsia="Arial" w:hAnsi="Arial" w:cs="Arial"/>
        </w:rPr>
        <w:t>entre</w:t>
      </w:r>
      <w:r w:rsidR="00AB29D5">
        <w:rPr>
          <w:rFonts w:ascii="Arial" w:eastAsia="Arial" w:hAnsi="Arial" w:cs="Arial"/>
        </w:rPr>
        <w:t xml:space="preserve"> </w:t>
      </w:r>
      <w:r w:rsidR="00B6581A">
        <w:rPr>
          <w:rFonts w:ascii="Arial" w:eastAsia="Arial" w:hAnsi="Arial" w:cs="Arial"/>
        </w:rPr>
        <w:t>desenvolvedores e cliente</w:t>
      </w:r>
      <w:r w:rsidR="00DA2055">
        <w:rPr>
          <w:rFonts w:ascii="Arial" w:eastAsia="Arial" w:hAnsi="Arial" w:cs="Arial"/>
        </w:rPr>
        <w:t>;</w:t>
      </w:r>
      <w:r w:rsidR="00AB29D5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e viável</w:t>
      </w:r>
      <w:r w:rsidR="00AB29D5">
        <w:rPr>
          <w:rFonts w:ascii="Arial" w:eastAsia="Arial" w:hAnsi="Arial" w:cs="Arial"/>
        </w:rPr>
        <w:t>, já que o projeto se encaixa no conteúdo programático do curso</w:t>
      </w:r>
      <w:r w:rsidR="002C483E">
        <w:rPr>
          <w:rFonts w:ascii="Arial" w:eastAsia="Arial" w:hAnsi="Arial" w:cs="Arial"/>
        </w:rPr>
        <w:t xml:space="preserve">, </w:t>
      </w:r>
      <w:r w:rsidR="00AB29D5">
        <w:rPr>
          <w:rFonts w:ascii="Arial" w:eastAsia="Arial" w:hAnsi="Arial" w:cs="Arial"/>
        </w:rPr>
        <w:t>diferente de outras opções levantadas pelo grupo.</w:t>
      </w:r>
      <w:r w:rsidRPr="000F4A98">
        <w:rPr>
          <w:rFonts w:ascii="Arial" w:eastAsia="Arial" w:hAnsi="Arial" w:cs="Arial"/>
        </w:rPr>
        <w:t xml:space="preserve"> </w:t>
      </w:r>
    </w:p>
    <w:p w14:paraId="3991400D" w14:textId="77777777" w:rsidR="00F64745" w:rsidRDefault="000F4A98" w:rsidP="00C72C5C">
      <w:pPr>
        <w:spacing w:before="15" w:line="260" w:lineRule="exact"/>
        <w:ind w:firstLine="576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Como o sistema atual da empresa não atende todas as necessidades</w:t>
      </w:r>
      <w:r w:rsidR="00AB29D5">
        <w:rPr>
          <w:rFonts w:ascii="Arial" w:eastAsia="Arial" w:hAnsi="Arial" w:cs="Arial"/>
        </w:rPr>
        <w:t xml:space="preserve"> relacionadas ao serviço de banho e tosa</w:t>
      </w:r>
      <w:r w:rsidRPr="000F4A98">
        <w:rPr>
          <w:rFonts w:ascii="Arial" w:eastAsia="Arial" w:hAnsi="Arial" w:cs="Arial"/>
        </w:rPr>
        <w:t>, foi proposto o desenvolvimento de um que supra as faltas presentes no sistema atual.</w:t>
      </w:r>
    </w:p>
    <w:p w14:paraId="1452FCE8" w14:textId="77777777" w:rsidR="00F64745" w:rsidRPr="00F64745" w:rsidRDefault="00F64745" w:rsidP="00E72404">
      <w:pPr>
        <w:spacing w:before="15" w:line="260" w:lineRule="exact"/>
        <w:rPr>
          <w:rFonts w:ascii="Arial" w:eastAsia="Arial" w:hAnsi="Arial" w:cs="Arial"/>
        </w:rPr>
      </w:pPr>
    </w:p>
    <w:p w14:paraId="4EBCFD03" w14:textId="77777777" w:rsidR="000F4A98" w:rsidRPr="000F4A98" w:rsidRDefault="00182499" w:rsidP="000F4A98">
      <w:pPr>
        <w:pStyle w:val="Ttulo2"/>
        <w:rPr>
          <w:rFonts w:eastAsia="Arial"/>
        </w:rPr>
      </w:pPr>
      <w:bookmarkStart w:id="14" w:name="_Toc517629057"/>
      <w:bookmarkStart w:id="15" w:name="_Toc517629465"/>
      <w:bookmarkStart w:id="16" w:name="_Toc517630562"/>
      <w:bookmarkStart w:id="17" w:name="_Toc517630767"/>
      <w:bookmarkStart w:id="18" w:name="_Toc517630938"/>
      <w:bookmarkStart w:id="19" w:name="_Toc517632093"/>
      <w:bookmarkStart w:id="20" w:name="_Toc517634599"/>
      <w:bookmarkStart w:id="21" w:name="_Toc528670621"/>
      <w:bookmarkEnd w:id="14"/>
      <w:bookmarkEnd w:id="15"/>
      <w:bookmarkEnd w:id="16"/>
      <w:bookmarkEnd w:id="17"/>
      <w:bookmarkEnd w:id="18"/>
      <w:bookmarkEnd w:id="19"/>
      <w:bookmarkEnd w:id="20"/>
      <w:r>
        <w:rPr>
          <w:rFonts w:eastAsia="Arial"/>
          <w:spacing w:val="-1"/>
        </w:rPr>
        <w:t>M</w:t>
      </w:r>
      <w:r>
        <w:rPr>
          <w:rFonts w:eastAsia="Arial"/>
          <w:spacing w:val="1"/>
        </w:rPr>
        <w:t>é</w:t>
      </w:r>
      <w:r>
        <w:rPr>
          <w:rFonts w:eastAsia="Arial"/>
        </w:rPr>
        <w:t>t</w:t>
      </w:r>
      <w:r>
        <w:rPr>
          <w:rFonts w:eastAsia="Arial"/>
          <w:spacing w:val="-1"/>
        </w:rPr>
        <w:t>o</w:t>
      </w:r>
      <w:r>
        <w:rPr>
          <w:rFonts w:eastAsia="Arial"/>
        </w:rPr>
        <w:t>do de</w:t>
      </w:r>
      <w:r>
        <w:rPr>
          <w:rFonts w:eastAsia="Arial"/>
          <w:spacing w:val="-1"/>
        </w:rPr>
        <w:t xml:space="preserve"> </w:t>
      </w:r>
      <w:r>
        <w:rPr>
          <w:rFonts w:eastAsia="Arial"/>
        </w:rPr>
        <w:t>Tr</w:t>
      </w:r>
      <w:r>
        <w:rPr>
          <w:rFonts w:eastAsia="Arial"/>
          <w:spacing w:val="1"/>
        </w:rPr>
        <w:t>a</w:t>
      </w:r>
      <w:r>
        <w:rPr>
          <w:rFonts w:eastAsia="Arial"/>
        </w:rPr>
        <w:t>b</w:t>
      </w:r>
      <w:r>
        <w:rPr>
          <w:rFonts w:eastAsia="Arial"/>
          <w:spacing w:val="-2"/>
        </w:rPr>
        <w:t>al</w:t>
      </w:r>
      <w:r>
        <w:rPr>
          <w:rFonts w:eastAsia="Arial"/>
        </w:rPr>
        <w:t>ho</w:t>
      </w:r>
      <w:bookmarkEnd w:id="21"/>
    </w:p>
    <w:p w14:paraId="434346CA" w14:textId="77777777" w:rsidR="00F64745" w:rsidRPr="00F64745" w:rsidRDefault="00F64745" w:rsidP="00F6474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F64745">
        <w:rPr>
          <w:rFonts w:ascii="Arial" w:eastAsia="Arial" w:hAnsi="Arial" w:cs="Arial"/>
        </w:rPr>
        <w:t xml:space="preserve">O projeto será desenvolvido utilizando o método de desenvolvimento Cascata (PRESSMAN, p.32-35,1995) </w:t>
      </w:r>
      <w:proofErr w:type="gramStart"/>
      <w:r w:rsidRPr="00F64745">
        <w:rPr>
          <w:rFonts w:ascii="Arial" w:eastAsia="Arial" w:hAnsi="Arial" w:cs="Arial"/>
        </w:rPr>
        <w:t>e Espiral</w:t>
      </w:r>
      <w:proofErr w:type="gramEnd"/>
      <w:r w:rsidRPr="00F64745">
        <w:rPr>
          <w:rFonts w:ascii="Arial" w:eastAsia="Arial" w:hAnsi="Arial" w:cs="Arial"/>
        </w:rPr>
        <w:t xml:space="preserve"> (PRESSMAN, p.38-40), sendo o modelo Cascata usado a longo prazo, exigindo uma abordagem mais sistemática e detalhada do projeto. </w:t>
      </w:r>
    </w:p>
    <w:p w14:paraId="06FF800A" w14:textId="77777777" w:rsidR="00182499" w:rsidRPr="006F0797" w:rsidRDefault="00F64745" w:rsidP="001B614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F64745">
        <w:rPr>
          <w:rFonts w:ascii="Arial" w:eastAsia="Arial" w:hAnsi="Arial" w:cs="Arial"/>
        </w:rPr>
        <w:t>Segundo Pressman</w:t>
      </w:r>
      <w:r w:rsidR="008605DF">
        <w:rPr>
          <w:rStyle w:val="Refdenotaderodap"/>
          <w:rFonts w:ascii="Arial" w:eastAsia="Arial" w:hAnsi="Arial" w:cs="Arial"/>
        </w:rPr>
        <w:footnoteReference w:id="2"/>
      </w:r>
      <w:r w:rsidRPr="00F64745">
        <w:rPr>
          <w:rFonts w:ascii="Arial" w:eastAsia="Arial" w:hAnsi="Arial" w:cs="Arial"/>
        </w:rPr>
        <w:t xml:space="preserve">, </w:t>
      </w:r>
      <w:r w:rsidR="00836D3C">
        <w:rPr>
          <w:rFonts w:ascii="Arial" w:eastAsia="Arial" w:hAnsi="Arial" w:cs="Arial"/>
        </w:rPr>
        <w:t xml:space="preserve">o </w:t>
      </w:r>
      <w:r w:rsidRPr="00F64745">
        <w:rPr>
          <w:rFonts w:ascii="Arial" w:eastAsia="Arial" w:hAnsi="Arial" w:cs="Arial"/>
        </w:rPr>
        <w:t xml:space="preserve">modelo </w:t>
      </w:r>
      <w:r w:rsidR="00836D3C">
        <w:rPr>
          <w:rFonts w:ascii="Arial" w:eastAsia="Arial" w:hAnsi="Arial" w:cs="Arial"/>
        </w:rPr>
        <w:t xml:space="preserve">Cascata </w:t>
      </w:r>
      <w:r w:rsidRPr="00F64745">
        <w:rPr>
          <w:rFonts w:ascii="Arial" w:eastAsia="Arial" w:hAnsi="Arial" w:cs="Arial"/>
        </w:rPr>
        <w:t>consiste nas seguintes fases: análise de requisitos, projeto, implementação, testes (validação), integração, e manutenção de software. O modelo em cascata move-se para a próxima fase somente quando a fase anterior está completa. Já o modelo Espiral</w:t>
      </w:r>
      <w:r w:rsidR="001B6144" w:rsidRPr="001B6144">
        <w:t xml:space="preserve"> </w:t>
      </w:r>
      <w:r w:rsidR="001B6144" w:rsidRPr="001B6144">
        <w:rPr>
          <w:rFonts w:ascii="Arial" w:eastAsia="Arial" w:hAnsi="Arial" w:cs="Arial"/>
        </w:rPr>
        <w:t>depende de cada ciclo. Para cada ciclo é necessário determinar os objetivos, alternativas e restrições para à iteração atual.  É preciso identificar e resolver os riscos, avaliar alternativas, podendo ser feitos protótipos para analisar a viabilidade de diferentes alternativas, desenvolver os artefatos e validá-los, além de planejar a próxima iteração.</w:t>
      </w:r>
    </w:p>
    <w:p w14:paraId="12DFAC25" w14:textId="77777777" w:rsidR="000F4A98" w:rsidRDefault="000F4A98" w:rsidP="000F4A98">
      <w:pPr>
        <w:pStyle w:val="Ttulo2"/>
        <w:rPr>
          <w:rFonts w:eastAsia="Arial"/>
          <w:spacing w:val="-1"/>
        </w:rPr>
      </w:pPr>
      <w:bookmarkStart w:id="22" w:name="_Toc528670622"/>
      <w:r>
        <w:rPr>
          <w:rFonts w:eastAsia="Arial"/>
          <w:spacing w:val="-1"/>
        </w:rPr>
        <w:lastRenderedPageBreak/>
        <w:t>Organização do Trabalho</w:t>
      </w:r>
      <w:bookmarkEnd w:id="22"/>
    </w:p>
    <w:p w14:paraId="29DBB6DF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Este documento está organizado em quatro seções:</w:t>
      </w:r>
    </w:p>
    <w:p w14:paraId="6D036206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Seção 1 </w:t>
      </w:r>
      <w:r>
        <w:rPr>
          <w:rFonts w:ascii="Arial" w:eastAsia="Arial" w:hAnsi="Arial" w:cs="Arial"/>
        </w:rPr>
        <w:t>-</w:t>
      </w:r>
      <w:r w:rsidRPr="000F4A98">
        <w:rPr>
          <w:rFonts w:ascii="Arial" w:eastAsia="Arial" w:hAnsi="Arial" w:cs="Arial"/>
        </w:rPr>
        <w:t xml:space="preserve"> apresenta o projeto, definindo os </w:t>
      </w:r>
      <w:r w:rsidR="00AB29D5" w:rsidRPr="000F4A98">
        <w:rPr>
          <w:rFonts w:ascii="Arial" w:eastAsia="Arial" w:hAnsi="Arial" w:cs="Arial"/>
        </w:rPr>
        <w:t>objetivos</w:t>
      </w:r>
      <w:r w:rsidRPr="000F4A98">
        <w:rPr>
          <w:rFonts w:ascii="Arial" w:eastAsia="Arial" w:hAnsi="Arial" w:cs="Arial"/>
        </w:rPr>
        <w:t xml:space="preserve"> gerais e especificando qual o problema central encontrado que o sistema deverá suprir.</w:t>
      </w:r>
    </w:p>
    <w:p w14:paraId="35D4784A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2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>define uma descrição geral do sistema, além de indicar os envolvidos no projeto e as regras de negócio.</w:t>
      </w:r>
    </w:p>
    <w:p w14:paraId="33178F51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3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 xml:space="preserve">descreve os requisitos </w:t>
      </w:r>
      <w:r>
        <w:rPr>
          <w:rFonts w:ascii="Arial" w:eastAsia="Arial" w:hAnsi="Arial" w:cs="Arial"/>
        </w:rPr>
        <w:t xml:space="preserve">de software </w:t>
      </w:r>
      <w:r w:rsidRPr="000F4A98">
        <w:rPr>
          <w:rFonts w:ascii="Arial" w:eastAsia="Arial" w:hAnsi="Arial" w:cs="Arial"/>
        </w:rPr>
        <w:t>que estarão presentes no sistema.</w:t>
      </w:r>
    </w:p>
    <w:p w14:paraId="29E1E780" w14:textId="77777777" w:rsidR="000F4A98" w:rsidRDefault="000F4A98" w:rsidP="00E72404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>Seção 4</w:t>
      </w:r>
      <w:r>
        <w:rPr>
          <w:rFonts w:ascii="Arial" w:eastAsia="Arial" w:hAnsi="Arial" w:cs="Arial"/>
        </w:rPr>
        <w:t xml:space="preserve"> - </w:t>
      </w:r>
      <w:r w:rsidRPr="000F4A98">
        <w:rPr>
          <w:rFonts w:ascii="Arial" w:eastAsia="Arial" w:hAnsi="Arial" w:cs="Arial"/>
        </w:rPr>
        <w:t>busca detalhar a solução para o problema de acordo com os requisitos definidos no capítulo 3, por meio de diagramas e modelos de dados.</w:t>
      </w:r>
    </w:p>
    <w:p w14:paraId="5A7AE181" w14:textId="77777777" w:rsidR="0045759A" w:rsidRPr="000F4A98" w:rsidRDefault="0045759A" w:rsidP="00875FF4">
      <w:pPr>
        <w:spacing w:before="15" w:line="260" w:lineRule="exact"/>
        <w:jc w:val="both"/>
        <w:rPr>
          <w:rFonts w:eastAsia="Arial"/>
        </w:rPr>
      </w:pPr>
    </w:p>
    <w:p w14:paraId="372A010F" w14:textId="77777777" w:rsidR="000F4A98" w:rsidRDefault="000F4A98" w:rsidP="000F4A98">
      <w:pPr>
        <w:pStyle w:val="Ttulo2"/>
        <w:rPr>
          <w:rFonts w:eastAsia="Arial"/>
          <w:spacing w:val="-1"/>
        </w:rPr>
      </w:pPr>
      <w:bookmarkStart w:id="23" w:name="_Toc528670623"/>
      <w:r>
        <w:rPr>
          <w:rFonts w:eastAsia="Arial"/>
          <w:spacing w:val="-1"/>
        </w:rPr>
        <w:t>Glossário</w:t>
      </w:r>
      <w:bookmarkEnd w:id="23"/>
    </w:p>
    <w:p w14:paraId="61776534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Software: programa de computador;</w:t>
      </w:r>
    </w:p>
    <w:p w14:paraId="3C72640B" w14:textId="77777777" w:rsidR="00AB29D5" w:rsidRDefault="000F4A98" w:rsidP="00AB29D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>Requisito: exigência, solicitação, necessidade</w:t>
      </w:r>
      <w:r w:rsidR="00AB29D5">
        <w:rPr>
          <w:rFonts w:ascii="Arial" w:eastAsia="Arial" w:hAnsi="Arial" w:cs="Arial"/>
        </w:rPr>
        <w:t>;</w:t>
      </w:r>
    </w:p>
    <w:p w14:paraId="0B74BFE8" w14:textId="77777777" w:rsidR="00AB29D5" w:rsidRDefault="00AB29D5" w:rsidP="008605DF">
      <w:pPr>
        <w:spacing w:before="15" w:line="260" w:lineRule="exact"/>
        <w:ind w:firstLine="709"/>
        <w:jc w:val="both"/>
        <w:rPr>
          <w:rFonts w:ascii="Arial" w:eastAsia="Arial" w:hAnsi="Arial" w:cs="Arial"/>
        </w:rPr>
        <w:sectPr w:rsidR="00AB29D5" w:rsidSect="002F19F5">
          <w:footerReference w:type="default" r:id="rId11"/>
          <w:type w:val="continuous"/>
          <w:pgSz w:w="11920" w:h="16840"/>
          <w:pgMar w:top="1701" w:right="1134" w:bottom="1134" w:left="1701" w:header="720" w:footer="720" w:gutter="0"/>
          <w:cols w:space="720"/>
          <w:docGrid w:linePitch="272"/>
        </w:sectPr>
      </w:pPr>
      <w:r>
        <w:rPr>
          <w:rFonts w:ascii="Arial" w:eastAsia="Arial" w:hAnsi="Arial" w:cs="Arial"/>
        </w:rPr>
        <w:t>Usuário: funcionário da empresa que irá utilizar o sistema.</w:t>
      </w:r>
    </w:p>
    <w:p w14:paraId="18F2ECD1" w14:textId="77777777" w:rsidR="000F4A98" w:rsidRPr="000F4A98" w:rsidRDefault="000F4A98" w:rsidP="000F4A98">
      <w:pPr>
        <w:spacing w:before="15" w:line="260" w:lineRule="exact"/>
        <w:ind w:firstLine="709"/>
        <w:jc w:val="both"/>
        <w:rPr>
          <w:rFonts w:ascii="Arial" w:eastAsia="Arial" w:hAnsi="Arial" w:cs="Arial"/>
        </w:rPr>
        <w:sectPr w:rsidR="000F4A98" w:rsidRPr="000F4A98" w:rsidSect="00E23CF7">
          <w:type w:val="continuous"/>
          <w:pgSz w:w="11920" w:h="16840"/>
          <w:pgMar w:top="1701" w:right="1134" w:bottom="1134" w:left="1701" w:header="720" w:footer="720" w:gutter="0"/>
          <w:cols w:space="720"/>
        </w:sectPr>
      </w:pPr>
    </w:p>
    <w:p w14:paraId="3A73D6FB" w14:textId="77777777" w:rsidR="00182499" w:rsidRDefault="00CD7821" w:rsidP="0059288D">
      <w:pPr>
        <w:pStyle w:val="Ttulo1"/>
        <w:rPr>
          <w:rFonts w:eastAsia="Arial"/>
        </w:rPr>
      </w:pPr>
      <w:bookmarkStart w:id="24" w:name="_Toc528670624"/>
      <w:r>
        <w:rPr>
          <w:rFonts w:eastAsia="Arial"/>
          <w:spacing w:val="-1"/>
        </w:rPr>
        <w:lastRenderedPageBreak/>
        <w:t>D</w:t>
      </w:r>
      <w:r>
        <w:rPr>
          <w:rFonts w:eastAsia="Arial"/>
        </w:rPr>
        <w:t>ES</w:t>
      </w:r>
      <w:r>
        <w:rPr>
          <w:rFonts w:eastAsia="Arial"/>
          <w:spacing w:val="-3"/>
        </w:rPr>
        <w:t>C</w:t>
      </w:r>
      <w:r>
        <w:rPr>
          <w:rFonts w:eastAsia="Arial"/>
          <w:spacing w:val="-1"/>
        </w:rPr>
        <w:t>R</w:t>
      </w:r>
      <w:r>
        <w:rPr>
          <w:rFonts w:eastAsia="Arial"/>
          <w:spacing w:val="1"/>
        </w:rPr>
        <w:t>I</w:t>
      </w:r>
      <w:r>
        <w:rPr>
          <w:rFonts w:eastAsia="Arial"/>
        </w:rPr>
        <w:t>ÇÃO G</w:t>
      </w:r>
      <w:r>
        <w:rPr>
          <w:rFonts w:eastAsia="Arial"/>
          <w:spacing w:val="-3"/>
        </w:rPr>
        <w:t>E</w:t>
      </w:r>
      <w:r>
        <w:rPr>
          <w:rFonts w:eastAsia="Arial"/>
          <w:spacing w:val="1"/>
        </w:rPr>
        <w:t>R</w:t>
      </w:r>
      <w:r>
        <w:rPr>
          <w:rFonts w:eastAsia="Arial"/>
          <w:spacing w:val="-3"/>
        </w:rPr>
        <w:t>A</w:t>
      </w:r>
      <w:r>
        <w:rPr>
          <w:rFonts w:eastAsia="Arial"/>
        </w:rPr>
        <w:t xml:space="preserve">L </w:t>
      </w:r>
      <w:r>
        <w:rPr>
          <w:rFonts w:eastAsia="Arial"/>
          <w:spacing w:val="-1"/>
        </w:rPr>
        <w:t>D</w:t>
      </w:r>
      <w:r>
        <w:rPr>
          <w:rFonts w:eastAsia="Arial"/>
        </w:rPr>
        <w:t>O S</w:t>
      </w:r>
      <w:r>
        <w:rPr>
          <w:rFonts w:eastAsia="Arial"/>
          <w:spacing w:val="1"/>
        </w:rPr>
        <w:t>I</w:t>
      </w:r>
      <w:r>
        <w:rPr>
          <w:rFonts w:eastAsia="Arial"/>
          <w:spacing w:val="-3"/>
        </w:rPr>
        <w:t>S</w:t>
      </w:r>
      <w:r>
        <w:rPr>
          <w:rFonts w:eastAsia="Arial"/>
        </w:rPr>
        <w:t>TEMA</w:t>
      </w:r>
      <w:bookmarkEnd w:id="24"/>
    </w:p>
    <w:p w14:paraId="090B38D9" w14:textId="77777777" w:rsidR="00574F9A" w:rsidRDefault="00574F9A" w:rsidP="00574F9A">
      <w:pPr>
        <w:pStyle w:val="Default"/>
        <w:ind w:firstLine="709"/>
        <w:jc w:val="both"/>
        <w:rPr>
          <w:sz w:val="20"/>
          <w:szCs w:val="20"/>
        </w:rPr>
      </w:pPr>
      <w:r>
        <w:rPr>
          <w:sz w:val="20"/>
          <w:szCs w:val="20"/>
        </w:rPr>
        <w:t>Este capítulo tem como objetivo descrever de forma geral o sistema, o escopo e as principais funções. A descrição geral do sistema deve abrange</w:t>
      </w:r>
      <w:r w:rsidR="003B6B2B">
        <w:rPr>
          <w:sz w:val="20"/>
          <w:szCs w:val="20"/>
        </w:rPr>
        <w:t>r</w:t>
      </w:r>
      <w:r>
        <w:rPr>
          <w:sz w:val="20"/>
          <w:szCs w:val="20"/>
        </w:rPr>
        <w:t xml:space="preserve"> os itens a seguir</w:t>
      </w:r>
      <w:r w:rsidR="00E773E2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14:paraId="0E909242" w14:textId="77777777" w:rsidR="00B51DB0" w:rsidRPr="00E72404" w:rsidRDefault="00B51DB0" w:rsidP="00117FDC">
      <w:pPr>
        <w:spacing w:before="74"/>
        <w:ind w:left="102" w:right="4566"/>
        <w:jc w:val="both"/>
        <w:rPr>
          <w:rFonts w:ascii="Arial" w:eastAsia="Arial" w:hAnsi="Arial" w:cs="Arial"/>
          <w:szCs w:val="28"/>
        </w:rPr>
      </w:pPr>
    </w:p>
    <w:p w14:paraId="5B47B502" w14:textId="77777777" w:rsidR="00182499" w:rsidRDefault="00182499" w:rsidP="0059288D">
      <w:pPr>
        <w:pStyle w:val="Ttulo2"/>
        <w:rPr>
          <w:rFonts w:eastAsia="Arial"/>
        </w:rPr>
      </w:pPr>
      <w:bookmarkStart w:id="25" w:name="_Toc528670625"/>
      <w:r>
        <w:rPr>
          <w:rFonts w:eastAsia="Arial"/>
          <w:spacing w:val="-3"/>
        </w:rPr>
        <w:t>D</w:t>
      </w:r>
      <w:r>
        <w:rPr>
          <w:rFonts w:eastAsia="Arial"/>
          <w:spacing w:val="1"/>
        </w:rPr>
        <w:t>esc</w:t>
      </w:r>
      <w:r>
        <w:rPr>
          <w:rFonts w:eastAsia="Arial"/>
          <w:spacing w:val="-2"/>
        </w:rPr>
        <w:t>r</w:t>
      </w:r>
      <w:r>
        <w:rPr>
          <w:rFonts w:eastAsia="Arial"/>
        </w:rPr>
        <w:t>i</w:t>
      </w:r>
      <w:r>
        <w:rPr>
          <w:rFonts w:eastAsia="Arial"/>
          <w:spacing w:val="1"/>
        </w:rPr>
        <w:t>çã</w:t>
      </w:r>
      <w:r>
        <w:rPr>
          <w:rFonts w:eastAsia="Arial"/>
        </w:rPr>
        <w:t>o</w:t>
      </w:r>
      <w:r>
        <w:rPr>
          <w:rFonts w:eastAsia="Arial"/>
          <w:spacing w:val="-2"/>
        </w:rPr>
        <w:t xml:space="preserve"> </w:t>
      </w:r>
      <w:r>
        <w:rPr>
          <w:rFonts w:eastAsia="Arial"/>
        </w:rPr>
        <w:t xml:space="preserve">do </w:t>
      </w:r>
      <w:r>
        <w:rPr>
          <w:rFonts w:eastAsia="Arial"/>
          <w:spacing w:val="1"/>
        </w:rPr>
        <w:t>P</w:t>
      </w:r>
      <w:r>
        <w:rPr>
          <w:rFonts w:eastAsia="Arial"/>
        </w:rPr>
        <w:t>r</w:t>
      </w:r>
      <w:r>
        <w:rPr>
          <w:rFonts w:eastAsia="Arial"/>
          <w:spacing w:val="-2"/>
        </w:rPr>
        <w:t>o</w:t>
      </w:r>
      <w:r>
        <w:rPr>
          <w:rFonts w:eastAsia="Arial"/>
        </w:rPr>
        <w:t>bl</w:t>
      </w:r>
      <w:r>
        <w:rPr>
          <w:rFonts w:eastAsia="Arial"/>
          <w:spacing w:val="1"/>
        </w:rPr>
        <w:t>e</w:t>
      </w:r>
      <w:r>
        <w:rPr>
          <w:rFonts w:eastAsia="Arial"/>
        </w:rPr>
        <w:t>ma</w:t>
      </w:r>
      <w:bookmarkEnd w:id="25"/>
    </w:p>
    <w:p w14:paraId="68F7EF0E" w14:textId="77777777" w:rsidR="000B35A8" w:rsidRDefault="000F4A98" w:rsidP="000B35A8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0F4A98">
        <w:rPr>
          <w:rFonts w:ascii="Arial" w:eastAsia="Arial" w:hAnsi="Arial" w:cs="Arial"/>
        </w:rPr>
        <w:t xml:space="preserve">O processo de agendamento, quando feito sem o auxílio de um </w:t>
      </w:r>
      <w:r w:rsidR="005C468B">
        <w:rPr>
          <w:rFonts w:ascii="Arial" w:eastAsia="Arial" w:hAnsi="Arial" w:cs="Arial"/>
        </w:rPr>
        <w:t>software adequado</w:t>
      </w:r>
      <w:r w:rsidRPr="000F4A98">
        <w:rPr>
          <w:rFonts w:ascii="Arial" w:eastAsia="Arial" w:hAnsi="Arial" w:cs="Arial"/>
        </w:rPr>
        <w:t xml:space="preserve">, pode prejudicar o desempenho e gerar riscos para empresas </w:t>
      </w:r>
      <w:r w:rsidR="00B6581A">
        <w:rPr>
          <w:rFonts w:ascii="Arial" w:eastAsia="Arial" w:hAnsi="Arial" w:cs="Arial"/>
        </w:rPr>
        <w:t xml:space="preserve">que fornecem o serviço </w:t>
      </w:r>
      <w:r w:rsidRPr="000F4A98">
        <w:rPr>
          <w:rFonts w:ascii="Arial" w:eastAsia="Arial" w:hAnsi="Arial" w:cs="Arial"/>
        </w:rPr>
        <w:t xml:space="preserve">de banho e tosa. As necessidades de gerenciamento de </w:t>
      </w:r>
      <w:r w:rsidR="0007004B">
        <w:rPr>
          <w:rFonts w:ascii="Arial" w:eastAsia="Arial" w:hAnsi="Arial" w:cs="Arial"/>
        </w:rPr>
        <w:t>agendamentos, planos contratados</w:t>
      </w:r>
      <w:r w:rsidRPr="000F4A98">
        <w:rPr>
          <w:rFonts w:ascii="Arial" w:eastAsia="Arial" w:hAnsi="Arial" w:cs="Arial"/>
        </w:rPr>
        <w:t>, cadastro de clientes</w:t>
      </w:r>
      <w:r w:rsidR="0007004B">
        <w:rPr>
          <w:rFonts w:ascii="Arial" w:eastAsia="Arial" w:hAnsi="Arial" w:cs="Arial"/>
        </w:rPr>
        <w:t xml:space="preserve"> e animais</w:t>
      </w:r>
      <w:r w:rsidR="0047076F">
        <w:rPr>
          <w:rFonts w:ascii="Arial" w:eastAsia="Arial" w:hAnsi="Arial" w:cs="Arial"/>
        </w:rPr>
        <w:t>,</w:t>
      </w:r>
      <w:r w:rsidRPr="000F4A98">
        <w:rPr>
          <w:rFonts w:ascii="Arial" w:eastAsia="Arial" w:hAnsi="Arial" w:cs="Arial"/>
        </w:rPr>
        <w:t xml:space="preserve"> podem ser </w:t>
      </w:r>
      <w:r w:rsidR="005C468B">
        <w:rPr>
          <w:rFonts w:ascii="Arial" w:eastAsia="Arial" w:hAnsi="Arial" w:cs="Arial"/>
        </w:rPr>
        <w:t>facilitadas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com o auxílio de um sistema que </w:t>
      </w:r>
      <w:r w:rsidR="005C468B">
        <w:rPr>
          <w:rFonts w:ascii="Arial" w:eastAsia="Arial" w:hAnsi="Arial" w:cs="Arial"/>
        </w:rPr>
        <w:t>permita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o gerenciamento </w:t>
      </w:r>
      <w:r w:rsidR="005C468B" w:rsidRPr="000F4A98">
        <w:rPr>
          <w:rFonts w:ascii="Arial" w:eastAsia="Arial" w:hAnsi="Arial" w:cs="Arial"/>
        </w:rPr>
        <w:t>d</w:t>
      </w:r>
      <w:r w:rsidR="005C468B">
        <w:rPr>
          <w:rFonts w:ascii="Arial" w:eastAsia="Arial" w:hAnsi="Arial" w:cs="Arial"/>
        </w:rPr>
        <w:t>essas</w:t>
      </w:r>
      <w:r w:rsidR="005C468B" w:rsidRPr="000F4A98">
        <w:rPr>
          <w:rFonts w:ascii="Arial" w:eastAsia="Arial" w:hAnsi="Arial" w:cs="Arial"/>
        </w:rPr>
        <w:t xml:space="preserve"> </w:t>
      </w:r>
      <w:r w:rsidRPr="000F4A98">
        <w:rPr>
          <w:rFonts w:ascii="Arial" w:eastAsia="Arial" w:hAnsi="Arial" w:cs="Arial"/>
        </w:rPr>
        <w:t xml:space="preserve">atividades, </w:t>
      </w:r>
      <w:r w:rsidR="00D47D8B">
        <w:rPr>
          <w:rFonts w:ascii="Arial" w:eastAsia="Arial" w:hAnsi="Arial" w:cs="Arial"/>
        </w:rPr>
        <w:t xml:space="preserve">dando segurança e </w:t>
      </w:r>
      <w:r w:rsidRPr="000F4A98">
        <w:rPr>
          <w:rFonts w:ascii="Arial" w:eastAsia="Arial" w:hAnsi="Arial" w:cs="Arial"/>
        </w:rPr>
        <w:t>acelerando os processos da empresa.</w:t>
      </w:r>
    </w:p>
    <w:p w14:paraId="0A9AEA6B" w14:textId="77777777" w:rsidR="000B35A8" w:rsidRPr="00E72404" w:rsidRDefault="000B35A8" w:rsidP="00A31F57">
      <w:pPr>
        <w:ind w:right="91"/>
        <w:jc w:val="both"/>
        <w:rPr>
          <w:rFonts w:ascii="Arial" w:eastAsia="Arial" w:hAnsi="Arial" w:cs="Arial"/>
        </w:rPr>
      </w:pPr>
    </w:p>
    <w:p w14:paraId="741FC7C9" w14:textId="77777777" w:rsidR="00182499" w:rsidRDefault="00182499" w:rsidP="0059288D">
      <w:pPr>
        <w:pStyle w:val="Ttulo2"/>
        <w:rPr>
          <w:rFonts w:eastAsia="Arial"/>
        </w:rPr>
      </w:pPr>
      <w:bookmarkStart w:id="26" w:name="_Toc528670626"/>
      <w:r w:rsidRPr="006D7189">
        <w:rPr>
          <w:rFonts w:eastAsia="Arial"/>
        </w:rPr>
        <w:t>Ob</w:t>
      </w:r>
      <w:r w:rsidRPr="006D7189">
        <w:rPr>
          <w:rFonts w:eastAsia="Arial"/>
          <w:spacing w:val="-2"/>
        </w:rPr>
        <w:t>j</w:t>
      </w:r>
      <w:r w:rsidRPr="006D7189">
        <w:rPr>
          <w:rFonts w:eastAsia="Arial"/>
          <w:spacing w:val="1"/>
        </w:rPr>
        <w:t>e</w:t>
      </w:r>
      <w:r w:rsidRPr="006D7189">
        <w:rPr>
          <w:rFonts w:eastAsia="Arial"/>
        </w:rPr>
        <w:t>t</w:t>
      </w:r>
      <w:r w:rsidRPr="006D7189">
        <w:rPr>
          <w:rFonts w:eastAsia="Arial"/>
          <w:spacing w:val="2"/>
        </w:rPr>
        <w:t>i</w:t>
      </w:r>
      <w:r w:rsidRPr="006D7189">
        <w:rPr>
          <w:rFonts w:eastAsia="Arial"/>
          <w:spacing w:val="-4"/>
        </w:rPr>
        <w:t>v</w:t>
      </w:r>
      <w:r w:rsidRPr="006D7189">
        <w:rPr>
          <w:rFonts w:eastAsia="Arial"/>
        </w:rPr>
        <w:t>o</w:t>
      </w:r>
      <w:r>
        <w:rPr>
          <w:rFonts w:eastAsia="Arial"/>
        </w:rPr>
        <w:t xml:space="preserve"> do </w:t>
      </w:r>
      <w:r>
        <w:rPr>
          <w:rFonts w:eastAsia="Arial"/>
          <w:spacing w:val="1"/>
        </w:rPr>
        <w:t>S</w:t>
      </w:r>
      <w:r>
        <w:rPr>
          <w:rFonts w:eastAsia="Arial"/>
        </w:rPr>
        <w:t>i</w:t>
      </w:r>
      <w:r>
        <w:rPr>
          <w:rFonts w:eastAsia="Arial"/>
          <w:spacing w:val="1"/>
        </w:rPr>
        <w:t>s</w:t>
      </w:r>
      <w:r>
        <w:rPr>
          <w:rFonts w:eastAsia="Arial"/>
        </w:rPr>
        <w:t>t</w:t>
      </w:r>
      <w:r>
        <w:rPr>
          <w:rFonts w:eastAsia="Arial"/>
          <w:spacing w:val="-2"/>
        </w:rPr>
        <w:t>e</w:t>
      </w:r>
      <w:r>
        <w:rPr>
          <w:rFonts w:eastAsia="Arial"/>
        </w:rPr>
        <w:t>ma</w:t>
      </w:r>
      <w:bookmarkEnd w:id="26"/>
    </w:p>
    <w:p w14:paraId="02405DB7" w14:textId="77777777" w:rsidR="009634A5" w:rsidRPr="00664B80" w:rsidRDefault="009634A5" w:rsidP="009634A5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 w:rsidRPr="00664B80">
        <w:rPr>
          <w:rFonts w:ascii="Arial" w:eastAsia="Arial" w:hAnsi="Arial" w:cs="Arial"/>
        </w:rPr>
        <w:t xml:space="preserve"> O </w:t>
      </w:r>
      <w:r w:rsidR="001E2433" w:rsidRPr="00664B80">
        <w:rPr>
          <w:rFonts w:ascii="Arial" w:eastAsia="Arial" w:hAnsi="Arial" w:cs="Arial"/>
        </w:rPr>
        <w:t>objetivo é</w:t>
      </w:r>
      <w:r w:rsidRPr="00664B80">
        <w:rPr>
          <w:rFonts w:ascii="Arial" w:eastAsia="Arial" w:hAnsi="Arial" w:cs="Arial"/>
        </w:rPr>
        <w:t xml:space="preserve"> facilitar o controle de serviços de agendamento</w:t>
      </w:r>
      <w:r w:rsidR="001E2433" w:rsidRPr="00664B80">
        <w:rPr>
          <w:rFonts w:ascii="Arial" w:eastAsia="Arial" w:hAnsi="Arial" w:cs="Arial"/>
        </w:rPr>
        <w:t xml:space="preserve">, </w:t>
      </w:r>
      <w:r w:rsidR="001E2433" w:rsidRPr="00AA3DF4">
        <w:rPr>
          <w:rFonts w:ascii="Arial" w:hAnsi="Arial" w:cs="Arial"/>
        </w:rPr>
        <w:t xml:space="preserve">Recebimento de serviços prestados e planos de </w:t>
      </w:r>
      <w:r w:rsidR="0025538F" w:rsidRPr="00664B80">
        <w:rPr>
          <w:rFonts w:ascii="Arial" w:eastAsia="Arial" w:hAnsi="Arial" w:cs="Arial"/>
        </w:rPr>
        <w:t>serviço de</w:t>
      </w:r>
      <w:r w:rsidRPr="00664B80">
        <w:rPr>
          <w:rFonts w:ascii="Arial" w:eastAsia="Arial" w:hAnsi="Arial" w:cs="Arial"/>
        </w:rPr>
        <w:t xml:space="preserve"> banho e tosa.</w:t>
      </w:r>
    </w:p>
    <w:p w14:paraId="7A57D3F9" w14:textId="77777777" w:rsidR="00A43E4C" w:rsidRPr="004D5FA9" w:rsidRDefault="00A43E4C" w:rsidP="00E72404">
      <w:pPr>
        <w:spacing w:before="15" w:line="260" w:lineRule="exact"/>
        <w:jc w:val="both"/>
        <w:rPr>
          <w:rFonts w:ascii="Arial" w:eastAsia="Arial" w:hAnsi="Arial" w:cs="Arial"/>
        </w:rPr>
      </w:pPr>
    </w:p>
    <w:p w14:paraId="166BF4E4" w14:textId="77777777" w:rsidR="00A31F57" w:rsidRDefault="00A31F57" w:rsidP="00A31F57">
      <w:pPr>
        <w:pStyle w:val="Ttulo2"/>
        <w:spacing w:line="360" w:lineRule="auto"/>
        <w:rPr>
          <w:rFonts w:eastAsia="Arial"/>
        </w:rPr>
      </w:pPr>
      <w:bookmarkStart w:id="27" w:name="_Toc528670627"/>
      <w:r>
        <w:rPr>
          <w:rFonts w:eastAsia="Arial"/>
        </w:rPr>
        <w:t>Descrição do Sistema</w:t>
      </w:r>
      <w:bookmarkEnd w:id="27"/>
    </w:p>
    <w:p w14:paraId="469E9BEE" w14:textId="77777777" w:rsidR="00B51DB0" w:rsidRDefault="00A31F57" w:rsidP="00A31F57">
      <w:pPr>
        <w:spacing w:before="15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 agendamento de banho e tosa deverá permitir que a empresa possa controlar novos usuários, clientes e animais, bem como o agendamento, pagamentos, </w:t>
      </w:r>
      <w:r w:rsidR="00AA7FE8">
        <w:rPr>
          <w:rFonts w:ascii="Arial" w:eastAsia="Arial" w:hAnsi="Arial" w:cs="Arial"/>
        </w:rPr>
        <w:t xml:space="preserve">planos oferecidos </w:t>
      </w:r>
      <w:r>
        <w:rPr>
          <w:rFonts w:ascii="Arial" w:eastAsia="Arial" w:hAnsi="Arial" w:cs="Arial"/>
        </w:rPr>
        <w:t xml:space="preserve">e outras atividades referentes ao banho e tosa. O sistema deverá exibir a agenda, horários livres e horários de atendimento, para ter o controle das atividades e atender </w:t>
      </w:r>
      <w:r w:rsidR="00B6581A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todos os pedidos dos clientes.</w:t>
      </w:r>
    </w:p>
    <w:p w14:paraId="4DD0CFC7" w14:textId="77777777" w:rsidR="00A31F57" w:rsidRPr="00833068" w:rsidRDefault="00A31F57" w:rsidP="00A31F57">
      <w:pPr>
        <w:spacing w:before="15"/>
        <w:jc w:val="both"/>
        <w:rPr>
          <w:rFonts w:ascii="Arial" w:eastAsia="Arial" w:hAnsi="Arial" w:cs="Arial"/>
        </w:rPr>
      </w:pPr>
    </w:p>
    <w:p w14:paraId="5EBFE8B9" w14:textId="77777777" w:rsidR="00182499" w:rsidRDefault="00DB1F27" w:rsidP="0059288D">
      <w:pPr>
        <w:pStyle w:val="Ttulo2"/>
        <w:rPr>
          <w:rFonts w:eastAsia="Arial"/>
        </w:rPr>
      </w:pPr>
      <w:bookmarkStart w:id="28" w:name="_Toc528670628"/>
      <w:r>
        <w:rPr>
          <w:rFonts w:eastAsia="Arial"/>
        </w:rPr>
        <w:t>Prin</w:t>
      </w:r>
      <w:r>
        <w:rPr>
          <w:rFonts w:eastAsia="Arial"/>
          <w:spacing w:val="-1"/>
        </w:rPr>
        <w:t>c</w:t>
      </w:r>
      <w:r>
        <w:rPr>
          <w:rFonts w:eastAsia="Arial"/>
        </w:rPr>
        <w:t>ip</w:t>
      </w:r>
      <w:r>
        <w:rPr>
          <w:rFonts w:eastAsia="Arial"/>
          <w:spacing w:val="1"/>
        </w:rPr>
        <w:t>a</w:t>
      </w:r>
      <w:r>
        <w:rPr>
          <w:rFonts w:eastAsia="Arial"/>
        </w:rPr>
        <w:t>is</w:t>
      </w:r>
      <w:r>
        <w:rPr>
          <w:rFonts w:eastAsia="Arial"/>
          <w:spacing w:val="-1"/>
        </w:rPr>
        <w:t xml:space="preserve"> </w:t>
      </w:r>
      <w:r>
        <w:rPr>
          <w:rFonts w:eastAsia="Arial"/>
          <w:spacing w:val="1"/>
        </w:rPr>
        <w:t>envolvidos</w:t>
      </w:r>
      <w:r w:rsidR="00182499">
        <w:rPr>
          <w:rFonts w:eastAsia="Arial"/>
          <w:spacing w:val="1"/>
        </w:rPr>
        <w:t xml:space="preserve"> </w:t>
      </w:r>
      <w:r w:rsidR="00182499">
        <w:rPr>
          <w:rFonts w:eastAsia="Arial"/>
        </w:rPr>
        <w:t>e</w:t>
      </w:r>
      <w:r w:rsidR="00182499">
        <w:rPr>
          <w:rFonts w:eastAsia="Arial"/>
          <w:spacing w:val="1"/>
        </w:rPr>
        <w:t xml:space="preserve"> s</w:t>
      </w:r>
      <w:r w:rsidR="00182499">
        <w:rPr>
          <w:rFonts w:eastAsia="Arial"/>
        </w:rPr>
        <w:t>u</w:t>
      </w:r>
      <w:r w:rsidR="00182499">
        <w:rPr>
          <w:rFonts w:eastAsia="Arial"/>
          <w:spacing w:val="-2"/>
        </w:rPr>
        <w:t>a</w:t>
      </w:r>
      <w:r w:rsidR="00182499">
        <w:rPr>
          <w:rFonts w:eastAsia="Arial"/>
        </w:rPr>
        <w:t>s</w:t>
      </w:r>
      <w:r w:rsidR="00182499">
        <w:rPr>
          <w:rFonts w:eastAsia="Arial"/>
          <w:spacing w:val="1"/>
        </w:rPr>
        <w:t xml:space="preserve"> </w:t>
      </w:r>
      <w:r w:rsidR="00182499">
        <w:rPr>
          <w:rFonts w:eastAsia="Arial"/>
        </w:rPr>
        <w:t>C</w:t>
      </w:r>
      <w:r w:rsidR="00182499">
        <w:rPr>
          <w:rFonts w:eastAsia="Arial"/>
          <w:spacing w:val="1"/>
        </w:rPr>
        <w:t>a</w:t>
      </w:r>
      <w:r w:rsidR="00182499">
        <w:rPr>
          <w:rFonts w:eastAsia="Arial"/>
        </w:rPr>
        <w:t>r</w:t>
      </w:r>
      <w:r w:rsidR="00182499">
        <w:rPr>
          <w:rFonts w:eastAsia="Arial"/>
          <w:spacing w:val="-1"/>
        </w:rPr>
        <w:t>a</w:t>
      </w:r>
      <w:r w:rsidR="00182499">
        <w:rPr>
          <w:rFonts w:eastAsia="Arial"/>
          <w:spacing w:val="1"/>
        </w:rPr>
        <w:t>c</w:t>
      </w:r>
      <w:r w:rsidR="00182499">
        <w:rPr>
          <w:rFonts w:eastAsia="Arial"/>
        </w:rPr>
        <w:t>t</w:t>
      </w:r>
      <w:r w:rsidR="00182499">
        <w:rPr>
          <w:rFonts w:eastAsia="Arial"/>
          <w:spacing w:val="-2"/>
        </w:rPr>
        <w:t>e</w:t>
      </w:r>
      <w:r w:rsidR="00182499">
        <w:rPr>
          <w:rFonts w:eastAsia="Arial"/>
        </w:rPr>
        <w:t>rí</w:t>
      </w:r>
      <w:r w:rsidR="00182499">
        <w:rPr>
          <w:rFonts w:eastAsia="Arial"/>
          <w:spacing w:val="1"/>
        </w:rPr>
        <w:t>s</w:t>
      </w:r>
      <w:r w:rsidR="00182499">
        <w:rPr>
          <w:rFonts w:eastAsia="Arial"/>
        </w:rPr>
        <w:t>tic</w:t>
      </w:r>
      <w:r w:rsidR="00182499">
        <w:rPr>
          <w:rFonts w:eastAsia="Arial"/>
          <w:spacing w:val="-1"/>
        </w:rPr>
        <w:t>a</w:t>
      </w:r>
      <w:r w:rsidR="00182499">
        <w:rPr>
          <w:rFonts w:eastAsia="Arial"/>
        </w:rPr>
        <w:t>s</w:t>
      </w:r>
      <w:bookmarkEnd w:id="28"/>
    </w:p>
    <w:p w14:paraId="034FDC79" w14:textId="77777777" w:rsidR="00117FDC" w:rsidRPr="00117FDC" w:rsidRDefault="00117FDC" w:rsidP="0059288D">
      <w:pPr>
        <w:pStyle w:val="Ttulo3"/>
        <w:rPr>
          <w:rFonts w:eastAsia="Arial"/>
        </w:rPr>
      </w:pPr>
      <w:bookmarkStart w:id="29" w:name="_Toc528670629"/>
      <w:r>
        <w:rPr>
          <w:rFonts w:eastAsia="Arial"/>
        </w:rPr>
        <w:t>Usuários do Sistema</w:t>
      </w:r>
      <w:bookmarkEnd w:id="29"/>
    </w:p>
    <w:p w14:paraId="29C9CA93" w14:textId="77777777" w:rsidR="0023341D" w:rsidRPr="00F665FD" w:rsidRDefault="00B6581A" w:rsidP="00F665FD">
      <w:pPr>
        <w:spacing w:before="15" w:line="260" w:lineRule="exact"/>
        <w:ind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Apenas os f</w:t>
      </w:r>
      <w:r w:rsidR="009160E5" w:rsidRPr="009160E5">
        <w:rPr>
          <w:rFonts w:ascii="Arial" w:eastAsia="Arial" w:hAnsi="Arial" w:cs="Arial"/>
        </w:rPr>
        <w:t>uncionários da empresa usuária poderão ter acesso ao sistema</w:t>
      </w:r>
      <w:r>
        <w:rPr>
          <w:rFonts w:ascii="Arial" w:eastAsia="Arial" w:hAnsi="Arial" w:cs="Arial"/>
        </w:rPr>
        <w:t>.</w:t>
      </w:r>
    </w:p>
    <w:p w14:paraId="3D6D4139" w14:textId="77777777" w:rsidR="00117FDC" w:rsidRPr="00117FDC" w:rsidRDefault="00117FDC" w:rsidP="0059288D">
      <w:pPr>
        <w:pStyle w:val="Ttulo3"/>
        <w:rPr>
          <w:rFonts w:eastAsia="Arial"/>
        </w:rPr>
      </w:pPr>
      <w:bookmarkStart w:id="30" w:name="_Toc528670630"/>
      <w:r w:rsidRPr="00117FDC">
        <w:rPr>
          <w:rFonts w:eastAsia="Arial"/>
        </w:rPr>
        <w:t>Desenvolvedores do Sistema</w:t>
      </w:r>
      <w:bookmarkEnd w:id="30"/>
    </w:p>
    <w:p w14:paraId="236BEDB1" w14:textId="77777777" w:rsidR="00E52308" w:rsidRPr="00506CD2" w:rsidRDefault="009160E5" w:rsidP="00C72C5C">
      <w:pPr>
        <w:spacing w:before="15" w:line="260" w:lineRule="exact"/>
        <w:ind w:firstLine="576"/>
        <w:jc w:val="both"/>
        <w:rPr>
          <w:rFonts w:ascii="Arial" w:eastAsia="Arial" w:hAnsi="Arial" w:cs="Arial"/>
          <w:sz w:val="24"/>
          <w:szCs w:val="36"/>
        </w:rPr>
      </w:pPr>
      <w:r w:rsidRPr="009160E5">
        <w:rPr>
          <w:rFonts w:ascii="Arial" w:eastAsia="Arial" w:hAnsi="Arial" w:cs="Arial"/>
        </w:rPr>
        <w:t xml:space="preserve">Desenvolvido pelos discentes Gustavo Bergamo </w:t>
      </w:r>
      <w:proofErr w:type="spellStart"/>
      <w:r w:rsidRPr="009160E5">
        <w:rPr>
          <w:rFonts w:ascii="Arial" w:eastAsia="Arial" w:hAnsi="Arial" w:cs="Arial"/>
        </w:rPr>
        <w:t>Mimim</w:t>
      </w:r>
      <w:proofErr w:type="spellEnd"/>
      <w:r w:rsidRPr="009160E5">
        <w:rPr>
          <w:rFonts w:ascii="Arial" w:eastAsia="Arial" w:hAnsi="Arial" w:cs="Arial"/>
        </w:rPr>
        <w:t>, João Marcos Tomaz Dos Santos, Lucas Oliveira Da Cruz, Pablo Tavares De Souza, Renan Leonardo Ramos Ferreira da Silva e Vinicius Andrade Ribeiro, do curso de Análise e Desenvolvimento de Sistemas, do período noturno, pela Faculdade de Tecnologia de Ourinhos, com assistência das docentes das disciplinas de Engenharia de Software</w:t>
      </w:r>
      <w:r w:rsidR="00E52308">
        <w:rPr>
          <w:rFonts w:ascii="Arial" w:eastAsia="Arial" w:hAnsi="Arial" w:cs="Arial"/>
          <w:sz w:val="24"/>
        </w:rPr>
        <w:t>.</w:t>
      </w:r>
    </w:p>
    <w:p w14:paraId="7E8A6BCD" w14:textId="77777777" w:rsidR="00B51DB0" w:rsidRPr="00117FDC" w:rsidRDefault="00B51DB0" w:rsidP="00E72404">
      <w:pPr>
        <w:spacing w:before="15" w:line="260" w:lineRule="exact"/>
        <w:ind w:firstLine="709"/>
        <w:jc w:val="both"/>
        <w:rPr>
          <w:rFonts w:ascii="Arial" w:eastAsia="Arial" w:hAnsi="Arial" w:cs="Arial"/>
          <w:sz w:val="24"/>
        </w:rPr>
      </w:pPr>
    </w:p>
    <w:p w14:paraId="1F5682C6" w14:textId="77777777" w:rsidR="00182499" w:rsidRPr="0059288D" w:rsidRDefault="00182499" w:rsidP="00FB2D5F">
      <w:pPr>
        <w:pStyle w:val="Ttulo2"/>
        <w:spacing w:line="360" w:lineRule="auto"/>
      </w:pPr>
      <w:bookmarkStart w:id="31" w:name="_Toc528670631"/>
      <w:r w:rsidRPr="0059288D">
        <w:t>Regras de Negócio</w:t>
      </w:r>
      <w:bookmarkEnd w:id="31"/>
    </w:p>
    <w:p w14:paraId="54E39D9A" w14:textId="77777777" w:rsidR="009160E5" w:rsidRPr="00E72404" w:rsidRDefault="009160E5" w:rsidP="009160E5">
      <w:pPr>
        <w:pStyle w:val="Default"/>
        <w:ind w:firstLine="708"/>
        <w:jc w:val="both"/>
        <w:rPr>
          <w:sz w:val="20"/>
          <w:szCs w:val="20"/>
        </w:rPr>
      </w:pPr>
      <w:r w:rsidRPr="00E72404">
        <w:rPr>
          <w:sz w:val="20"/>
          <w:szCs w:val="20"/>
        </w:rPr>
        <w:t>As formas de pagamento são exclusivamente por dinheiro (R$), cartão (crédito ou débito) e cheques (à gerência).</w:t>
      </w:r>
    </w:p>
    <w:p w14:paraId="3B21F536" w14:textId="77777777" w:rsidR="000A172B" w:rsidRPr="009160E5" w:rsidRDefault="009160E5" w:rsidP="009160E5">
      <w:pPr>
        <w:spacing w:after="200" w:line="276" w:lineRule="auto"/>
        <w:rPr>
          <w:rFonts w:ascii="Arial" w:eastAsiaTheme="minorHAnsi" w:hAnsi="Arial" w:cs="Arial"/>
          <w:i/>
          <w:color w:val="000000"/>
        </w:rPr>
      </w:pPr>
      <w:r>
        <w:rPr>
          <w:i/>
        </w:rPr>
        <w:br w:type="page"/>
      </w:r>
    </w:p>
    <w:p w14:paraId="20C8F169" w14:textId="77777777" w:rsidR="00AA45E1" w:rsidRDefault="00CD7821" w:rsidP="00C645D6">
      <w:pPr>
        <w:pStyle w:val="Ttulo1"/>
        <w:rPr>
          <w:rFonts w:eastAsia="Arial"/>
        </w:rPr>
      </w:pPr>
      <w:bookmarkStart w:id="32" w:name="_Toc528670632"/>
      <w:r w:rsidRPr="00C645D6">
        <w:rPr>
          <w:rFonts w:eastAsia="Arial"/>
        </w:rPr>
        <w:lastRenderedPageBreak/>
        <w:t>REQUISITOS</w:t>
      </w:r>
      <w:r>
        <w:rPr>
          <w:rFonts w:eastAsia="Arial"/>
        </w:rPr>
        <w:t xml:space="preserve"> DO SISTEMA</w:t>
      </w:r>
      <w:bookmarkEnd w:id="32"/>
    </w:p>
    <w:p w14:paraId="57E205FC" w14:textId="77777777" w:rsidR="0035079F" w:rsidRDefault="00542224" w:rsidP="000E7EC9">
      <w:pPr>
        <w:ind w:firstLine="576"/>
        <w:rPr>
          <w:rFonts w:ascii="Arial" w:eastAsia="Arial" w:hAnsi="Arial" w:cs="Arial"/>
        </w:rPr>
      </w:pPr>
      <w:r w:rsidRPr="00542224">
        <w:rPr>
          <w:rFonts w:ascii="Arial" w:eastAsia="Arial" w:hAnsi="Arial" w:cs="Arial"/>
        </w:rPr>
        <w:t>Levando em conta o ambiente de empresas de banho e tosa, foram levantados os seguintes requisitos:</w:t>
      </w:r>
    </w:p>
    <w:p w14:paraId="150C8145" w14:textId="77777777" w:rsidR="00E52308" w:rsidRPr="00E72404" w:rsidRDefault="00E52308" w:rsidP="00E72404">
      <w:pPr>
        <w:rPr>
          <w:rFonts w:ascii="Arial" w:eastAsia="Arial" w:hAnsi="Arial" w:cs="Arial"/>
        </w:rPr>
      </w:pPr>
    </w:p>
    <w:p w14:paraId="1BC7FD0D" w14:textId="77777777" w:rsidR="00671D15" w:rsidRDefault="00C645D6" w:rsidP="00671D15">
      <w:pPr>
        <w:pStyle w:val="Ttulo2"/>
        <w:rPr>
          <w:rFonts w:eastAsia="Arial"/>
        </w:rPr>
      </w:pPr>
      <w:r w:rsidRPr="00C645D6">
        <w:rPr>
          <w:rFonts w:eastAsia="Arial"/>
        </w:rPr>
        <w:t xml:space="preserve"> </w:t>
      </w:r>
      <w:bookmarkStart w:id="33" w:name="_Toc528670633"/>
      <w:r>
        <w:rPr>
          <w:rFonts w:eastAsia="Arial"/>
        </w:rPr>
        <w:t xml:space="preserve">Requisitos </w:t>
      </w:r>
      <w:r w:rsidRPr="00C645D6">
        <w:rPr>
          <w:rFonts w:eastAsia="Arial"/>
        </w:rPr>
        <w:t>Funcionais</w:t>
      </w:r>
      <w:bookmarkEnd w:id="33"/>
    </w:p>
    <w:p w14:paraId="62438C0D" w14:textId="77777777" w:rsidR="006F7A40" w:rsidRPr="00244211" w:rsidRDefault="006F7A40" w:rsidP="007F64A3">
      <w:pPr>
        <w:ind w:firstLine="709"/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>Abaixo estão os requisitos funcionais do sistema, ou seja, as funções que o sistema deve exercer.</w:t>
      </w:r>
    </w:p>
    <w:p w14:paraId="5460AEA1" w14:textId="77777777" w:rsidR="006F7A40" w:rsidRPr="00244211" w:rsidRDefault="006F7A40" w:rsidP="007F64A3">
      <w:pPr>
        <w:ind w:left="422" w:right="612" w:firstLine="709"/>
        <w:jc w:val="both"/>
        <w:rPr>
          <w:rFonts w:ascii="Arial" w:eastAsia="Arial" w:hAnsi="Arial" w:cs="Arial"/>
        </w:rPr>
      </w:pPr>
      <w:r w:rsidRPr="00244211">
        <w:rPr>
          <w:rFonts w:ascii="Arial" w:eastAsia="Arial" w:hAnsi="Arial" w:cs="Arial"/>
        </w:rPr>
        <w:t xml:space="preserve">Observações: </w:t>
      </w:r>
    </w:p>
    <w:p w14:paraId="1C184383" w14:textId="77777777" w:rsidR="00A31F57" w:rsidRDefault="00542224" w:rsidP="007F64A3">
      <w:pPr>
        <w:pStyle w:val="PargrafodaLista"/>
        <w:numPr>
          <w:ilvl w:val="0"/>
          <w:numId w:val="3"/>
        </w:numPr>
        <w:spacing w:after="1"/>
        <w:ind w:right="96"/>
        <w:jc w:val="both"/>
        <w:rPr>
          <w:rFonts w:ascii="Arial" w:eastAsia="Arial" w:hAnsi="Arial" w:cs="Arial"/>
        </w:rPr>
      </w:pPr>
      <w:r w:rsidRPr="00542224">
        <w:rPr>
          <w:rFonts w:ascii="Arial" w:eastAsia="Arial" w:hAnsi="Arial" w:cs="Arial"/>
        </w:rPr>
        <w:t>Palavras marcadas com um asterisco (*) são campos de preenchimento obrigatório no sistema.</w:t>
      </w:r>
    </w:p>
    <w:p w14:paraId="69E2B714" w14:textId="77777777"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</w:rPr>
      </w:pPr>
    </w:p>
    <w:p w14:paraId="399666D6" w14:textId="77777777" w:rsidR="00A31F57" w:rsidRPr="00F47D71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D84A38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 xml:space="preserve">01 </w:t>
      </w:r>
      <w:r w:rsidRPr="00D84A38">
        <w:rPr>
          <w:rFonts w:ascii="Arial" w:eastAsia="Arial" w:hAnsi="Arial" w:cs="Arial"/>
          <w:b/>
          <w:sz w:val="24"/>
        </w:rPr>
        <w:t xml:space="preserve">– </w:t>
      </w:r>
      <w:r w:rsidR="003D7C25">
        <w:rPr>
          <w:rFonts w:ascii="Arial" w:eastAsia="Arial" w:hAnsi="Arial" w:cs="Arial"/>
          <w:b/>
          <w:sz w:val="24"/>
        </w:rPr>
        <w:t>Manter</w:t>
      </w:r>
      <w:r w:rsidR="003D7C25" w:rsidRPr="00D84A38"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>Usuário</w:t>
      </w:r>
      <w:r w:rsidR="00C52ABE">
        <w:rPr>
          <w:rFonts w:ascii="Arial" w:eastAsia="Arial" w:hAnsi="Arial" w:cs="Arial"/>
          <w:b/>
          <w:sz w:val="24"/>
        </w:rPr>
        <w:t>s</w:t>
      </w:r>
    </w:p>
    <w:p w14:paraId="59F40126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860210">
        <w:rPr>
          <w:rFonts w:ascii="Arial" w:eastAsia="Arial" w:hAnsi="Arial" w:cs="Arial"/>
        </w:rPr>
        <w:t>O s</w:t>
      </w:r>
      <w:r>
        <w:rPr>
          <w:rFonts w:ascii="Arial" w:eastAsia="Arial" w:hAnsi="Arial" w:cs="Arial"/>
        </w:rPr>
        <w:t>istema deve permitir a inclusão, alteração e</w:t>
      </w:r>
      <w:r w:rsidRPr="00BD4A04">
        <w:rPr>
          <w:rFonts w:ascii="Arial" w:eastAsia="Arial" w:hAnsi="Arial" w:cs="Arial"/>
        </w:rPr>
        <w:t xml:space="preserve"> </w:t>
      </w:r>
      <w:r w:rsidRPr="00D22FB3">
        <w:rPr>
          <w:rFonts w:ascii="Arial" w:eastAsia="Arial" w:hAnsi="Arial" w:cs="Arial"/>
        </w:rPr>
        <w:t>consulta</w:t>
      </w:r>
      <w:r>
        <w:rPr>
          <w:rFonts w:ascii="Arial" w:eastAsia="Arial" w:hAnsi="Arial" w:cs="Arial"/>
        </w:rPr>
        <w:t xml:space="preserve"> </w:t>
      </w:r>
      <w:r w:rsidRPr="00860210">
        <w:rPr>
          <w:rFonts w:ascii="Arial" w:eastAsia="Arial" w:hAnsi="Arial" w:cs="Arial"/>
        </w:rPr>
        <w:t xml:space="preserve">dos usuários que irão </w:t>
      </w:r>
      <w:r w:rsidR="0012354C">
        <w:rPr>
          <w:rFonts w:ascii="Arial" w:eastAsia="Arial" w:hAnsi="Arial" w:cs="Arial"/>
        </w:rPr>
        <w:t>utilizar</w:t>
      </w:r>
      <w:r w:rsidR="0012354C" w:rsidRPr="00860210">
        <w:rPr>
          <w:rFonts w:ascii="Arial" w:eastAsia="Arial" w:hAnsi="Arial" w:cs="Arial"/>
        </w:rPr>
        <w:t xml:space="preserve"> </w:t>
      </w:r>
      <w:r w:rsidRPr="00860210">
        <w:rPr>
          <w:rFonts w:ascii="Arial" w:eastAsia="Arial" w:hAnsi="Arial" w:cs="Arial"/>
        </w:rPr>
        <w:t>o sistema.</w:t>
      </w:r>
    </w:p>
    <w:p w14:paraId="00DCEDBE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55123F">
        <w:rPr>
          <w:rFonts w:ascii="Arial" w:eastAsia="Arial" w:hAnsi="Arial" w:cs="Arial"/>
        </w:rPr>
        <w:t>Para a inclusão o sistema deve solicitar *nome de usuário, *senha, *nome completo</w:t>
      </w:r>
      <w:r w:rsidR="00F56282">
        <w:rPr>
          <w:rFonts w:ascii="Arial" w:eastAsia="Arial" w:hAnsi="Arial" w:cs="Arial"/>
        </w:rPr>
        <w:t xml:space="preserve"> do funcion</w:t>
      </w:r>
      <w:r w:rsidR="00664B80">
        <w:rPr>
          <w:rFonts w:ascii="Arial" w:eastAsia="Arial" w:hAnsi="Arial" w:cs="Arial"/>
        </w:rPr>
        <w:t>á</w:t>
      </w:r>
      <w:r w:rsidR="00F56282">
        <w:rPr>
          <w:rFonts w:ascii="Arial" w:eastAsia="Arial" w:hAnsi="Arial" w:cs="Arial"/>
        </w:rPr>
        <w:t>rio</w:t>
      </w:r>
      <w:r w:rsidRPr="0055123F">
        <w:rPr>
          <w:rFonts w:ascii="Arial" w:eastAsia="Arial" w:hAnsi="Arial" w:cs="Arial"/>
        </w:rPr>
        <w:t>, *função, RG, *CPF, data de nascimento, telefone</w:t>
      </w:r>
      <w:r>
        <w:rPr>
          <w:rFonts w:ascii="Arial" w:eastAsia="Arial" w:hAnsi="Arial" w:cs="Arial"/>
        </w:rPr>
        <w:t xml:space="preserve">, </w:t>
      </w:r>
      <w:r w:rsidRPr="0055123F">
        <w:rPr>
          <w:rFonts w:ascii="Arial" w:eastAsia="Arial" w:hAnsi="Arial" w:cs="Arial"/>
        </w:rPr>
        <w:t>endereço (rua, número, bairro, cidade, estado e CEP)</w:t>
      </w:r>
      <w:r>
        <w:rPr>
          <w:rFonts w:ascii="Arial" w:eastAsia="Arial" w:hAnsi="Arial" w:cs="Arial"/>
        </w:rPr>
        <w:t xml:space="preserve"> e *nível de usuário (administrador ou padrão)</w:t>
      </w:r>
      <w:r w:rsidRPr="0055123F">
        <w:rPr>
          <w:rFonts w:ascii="Arial" w:eastAsia="Arial" w:hAnsi="Arial" w:cs="Arial"/>
        </w:rPr>
        <w:t>.</w:t>
      </w:r>
    </w:p>
    <w:p w14:paraId="36994AD2" w14:textId="77777777" w:rsidR="00A31F57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Usuários</w:t>
      </w:r>
      <w:r w:rsidRPr="00411BFA">
        <w:rPr>
          <w:rFonts w:ascii="Arial" w:eastAsia="Arial" w:hAnsi="Arial" w:cs="Arial"/>
        </w:rPr>
        <w:t xml:space="preserve"> administrador</w:t>
      </w:r>
      <w:r>
        <w:rPr>
          <w:rFonts w:ascii="Arial" w:eastAsia="Arial" w:hAnsi="Arial" w:cs="Arial"/>
        </w:rPr>
        <w:t>es</w:t>
      </w:r>
      <w:r w:rsidRPr="00411BFA">
        <w:rPr>
          <w:rFonts w:ascii="Arial" w:eastAsia="Arial" w:hAnsi="Arial" w:cs="Arial"/>
        </w:rPr>
        <w:t xml:space="preserve"> ter</w:t>
      </w:r>
      <w:r>
        <w:rPr>
          <w:rFonts w:ascii="Arial" w:eastAsia="Arial" w:hAnsi="Arial" w:cs="Arial"/>
        </w:rPr>
        <w:t>ão</w:t>
      </w:r>
      <w:r w:rsidRPr="00411BFA">
        <w:rPr>
          <w:rFonts w:ascii="Arial" w:eastAsia="Arial" w:hAnsi="Arial" w:cs="Arial"/>
        </w:rPr>
        <w:t xml:space="preserve"> acesso à todas as funcionalidades e informações do sistema.</w:t>
      </w:r>
    </w:p>
    <w:p w14:paraId="31D827FE" w14:textId="77777777" w:rsidR="00664B80" w:rsidRPr="00CA3FE7" w:rsidRDefault="00664B80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Usuários padrão terão acesso às funções de cadastro de clientes e animais, </w:t>
      </w:r>
      <w:r w:rsidR="00A44239">
        <w:rPr>
          <w:rFonts w:ascii="Arial" w:eastAsia="Arial" w:hAnsi="Arial" w:cs="Arial"/>
        </w:rPr>
        <w:t xml:space="preserve">manter serviços, </w:t>
      </w:r>
      <w:r w:rsidR="004F131B">
        <w:rPr>
          <w:rFonts w:ascii="Arial" w:eastAsia="Arial" w:hAnsi="Arial" w:cs="Arial"/>
        </w:rPr>
        <w:t xml:space="preserve">gerenciar </w:t>
      </w:r>
      <w:r>
        <w:rPr>
          <w:rFonts w:ascii="Arial" w:eastAsia="Arial" w:hAnsi="Arial" w:cs="Arial"/>
        </w:rPr>
        <w:t>agendamentos, registrar pagamentos, manter planos</w:t>
      </w:r>
      <w:r w:rsidR="008B7354">
        <w:rPr>
          <w:rFonts w:ascii="Arial" w:eastAsia="Arial" w:hAnsi="Arial" w:cs="Arial"/>
        </w:rPr>
        <w:t xml:space="preserve"> </w:t>
      </w:r>
      <w:r w:rsidR="004F131B">
        <w:rPr>
          <w:rFonts w:ascii="Arial" w:eastAsia="Arial" w:hAnsi="Arial" w:cs="Arial"/>
        </w:rPr>
        <w:t xml:space="preserve">de agendamento </w:t>
      </w:r>
      <w:r w:rsidR="008B7354">
        <w:rPr>
          <w:rFonts w:ascii="Arial" w:eastAsia="Arial" w:hAnsi="Arial" w:cs="Arial"/>
        </w:rPr>
        <w:t>e</w:t>
      </w:r>
      <w:r>
        <w:rPr>
          <w:rFonts w:ascii="Arial" w:eastAsia="Arial" w:hAnsi="Arial" w:cs="Arial"/>
        </w:rPr>
        <w:t xml:space="preserve"> manter serviços, </w:t>
      </w:r>
    </w:p>
    <w:p w14:paraId="4C830813" w14:textId="77777777" w:rsidR="00A31F57" w:rsidRDefault="003402A2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  <w:r w:rsidR="00A31F57">
        <w:rPr>
          <w:rFonts w:ascii="Arial" w:eastAsia="Arial" w:hAnsi="Arial" w:cs="Arial"/>
        </w:rPr>
        <w:t>O primeiro usuário cadastrado</w:t>
      </w:r>
      <w:r w:rsidR="004B5B26">
        <w:rPr>
          <w:rFonts w:ascii="Arial" w:eastAsia="Arial" w:hAnsi="Arial" w:cs="Arial"/>
        </w:rPr>
        <w:t xml:space="preserve"> no sistema</w:t>
      </w:r>
      <w:r w:rsidR="00A31F57">
        <w:rPr>
          <w:rFonts w:ascii="Arial" w:eastAsia="Arial" w:hAnsi="Arial" w:cs="Arial"/>
        </w:rPr>
        <w:t xml:space="preserve"> terá que ser um Administrador</w:t>
      </w:r>
      <w:r w:rsidR="00065051">
        <w:rPr>
          <w:rFonts w:ascii="Arial" w:eastAsia="Arial" w:hAnsi="Arial" w:cs="Arial"/>
        </w:rPr>
        <w:t>.</w:t>
      </w:r>
    </w:p>
    <w:p w14:paraId="59D9A1B5" w14:textId="77777777" w:rsidR="00A31F57" w:rsidRPr="00860210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Um código </w:t>
      </w:r>
      <w:r w:rsidR="006C7C59">
        <w:rPr>
          <w:rFonts w:ascii="Arial" w:eastAsia="Arial" w:hAnsi="Arial" w:cs="Arial"/>
        </w:rPr>
        <w:t>de identificação único será gerado automaticamente</w:t>
      </w:r>
      <w:r>
        <w:rPr>
          <w:rFonts w:ascii="Arial" w:eastAsia="Arial" w:hAnsi="Arial" w:cs="Arial"/>
        </w:rPr>
        <w:t xml:space="preserve"> para cada novo cadastro de usuário</w:t>
      </w:r>
      <w:r w:rsidR="00A01782">
        <w:rPr>
          <w:rFonts w:ascii="Arial" w:eastAsia="Arial" w:hAnsi="Arial" w:cs="Arial"/>
        </w:rPr>
        <w:t>.</w:t>
      </w:r>
    </w:p>
    <w:p w14:paraId="0D1D90AC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bookmarkStart w:id="34" w:name="_Toc510722332"/>
      <w:r w:rsidRPr="00860210">
        <w:rPr>
          <w:rFonts w:ascii="Arial" w:eastAsia="Arial" w:hAnsi="Arial" w:cs="Arial"/>
        </w:rPr>
        <w:t>O sistema</w:t>
      </w:r>
      <w:r>
        <w:rPr>
          <w:rFonts w:ascii="Arial" w:eastAsia="Arial" w:hAnsi="Arial" w:cs="Arial"/>
        </w:rPr>
        <w:t xml:space="preserve"> não deve permitir a exclusão do usuário, entretanto</w:t>
      </w:r>
      <w:r w:rsidRPr="00860210">
        <w:rPr>
          <w:rFonts w:ascii="Arial" w:eastAsia="Arial" w:hAnsi="Arial" w:cs="Arial"/>
        </w:rPr>
        <w:t xml:space="preserve"> deve permitir que sejam </w:t>
      </w:r>
      <w:r>
        <w:rPr>
          <w:rFonts w:ascii="Arial" w:eastAsia="Arial" w:hAnsi="Arial" w:cs="Arial"/>
        </w:rPr>
        <w:t>desativados</w:t>
      </w:r>
      <w:r w:rsidRPr="00860210">
        <w:rPr>
          <w:rFonts w:ascii="Arial" w:eastAsia="Arial" w:hAnsi="Arial" w:cs="Arial"/>
        </w:rPr>
        <w:t xml:space="preserve">, e seus dados </w:t>
      </w:r>
      <w:r w:rsidR="004B5B26">
        <w:rPr>
          <w:rFonts w:ascii="Arial" w:eastAsia="Arial" w:hAnsi="Arial" w:cs="Arial"/>
        </w:rPr>
        <w:t>m</w:t>
      </w:r>
      <w:r w:rsidRPr="00860210">
        <w:rPr>
          <w:rFonts w:ascii="Arial" w:eastAsia="Arial" w:hAnsi="Arial" w:cs="Arial"/>
        </w:rPr>
        <w:t>antidos</w:t>
      </w:r>
      <w:bookmarkStart w:id="35" w:name="_Toc510722333"/>
      <w:bookmarkEnd w:id="34"/>
      <w:r w:rsidR="00065051">
        <w:rPr>
          <w:rFonts w:ascii="Arial" w:eastAsia="Arial" w:hAnsi="Arial" w:cs="Arial"/>
        </w:rPr>
        <w:t>.</w:t>
      </w:r>
    </w:p>
    <w:p w14:paraId="4243C9E3" w14:textId="77777777" w:rsidR="00A31F57" w:rsidRDefault="00A31F57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Usuários desativados podem ser reativados a qualquer momento</w:t>
      </w:r>
      <w:r w:rsidR="00065051">
        <w:rPr>
          <w:rFonts w:ascii="Arial" w:eastAsia="Arial" w:hAnsi="Arial" w:cs="Arial"/>
        </w:rPr>
        <w:t>.</w:t>
      </w:r>
    </w:p>
    <w:p w14:paraId="3DA4D42B" w14:textId="77777777" w:rsidR="00A31F57" w:rsidRDefault="00A31F57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 w:rsidRPr="00860210">
        <w:rPr>
          <w:rFonts w:ascii="Arial" w:eastAsia="Arial" w:hAnsi="Arial" w:cs="Arial"/>
        </w:rPr>
        <w:t xml:space="preserve"> O</w:t>
      </w:r>
      <w:bookmarkEnd w:id="35"/>
      <w:r w:rsidRPr="00CA3FE7">
        <w:rPr>
          <w:rFonts w:ascii="Arial" w:eastAsia="Arial" w:hAnsi="Arial" w:cs="Arial"/>
        </w:rPr>
        <w:t xml:space="preserve"> sistema deve permitir a alteração do nome de usuário e senha dos usuários do sistema. Além disso, o sistema deve permitir a mudança de função e dados do usuário (endereço</w:t>
      </w:r>
      <w:r w:rsidR="00065051">
        <w:rPr>
          <w:rFonts w:ascii="Arial" w:eastAsia="Arial" w:hAnsi="Arial" w:cs="Arial"/>
        </w:rPr>
        <w:t xml:space="preserve"> e </w:t>
      </w:r>
      <w:r w:rsidRPr="00CA3FE7">
        <w:rPr>
          <w:rFonts w:ascii="Arial" w:eastAsia="Arial" w:hAnsi="Arial" w:cs="Arial"/>
        </w:rPr>
        <w:t>telefone).</w:t>
      </w:r>
    </w:p>
    <w:p w14:paraId="776C5321" w14:textId="77777777" w:rsidR="00746236" w:rsidRDefault="00D12216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="00333C90">
        <w:rPr>
          <w:rFonts w:ascii="Arial" w:eastAsia="Arial" w:hAnsi="Arial" w:cs="Arial"/>
        </w:rPr>
        <w:t>O sistema deve permitir a consulta de usuários através do nome de usuário, nome completo, CPF ou nível de usuário.</w:t>
      </w:r>
    </w:p>
    <w:p w14:paraId="11BE0D35" w14:textId="77777777" w:rsidR="00D12216" w:rsidRDefault="00D12216" w:rsidP="00B46FC0">
      <w:pPr>
        <w:pStyle w:val="PargrafodaLista"/>
        <w:numPr>
          <w:ilvl w:val="1"/>
          <w:numId w:val="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Apenas usuários de nível administrador podem utilizar esse requisito.</w:t>
      </w:r>
    </w:p>
    <w:p w14:paraId="430D533D" w14:textId="77777777" w:rsidR="00213F33" w:rsidRPr="00333C90" w:rsidRDefault="00213F33" w:rsidP="00B46FC0">
      <w:pPr>
        <w:pStyle w:val="PargrafodaLista"/>
        <w:numPr>
          <w:ilvl w:val="2"/>
          <w:numId w:val="4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Caso não houver usuários cadastrados, essa regra deve ser ignorada pelo sistema.</w:t>
      </w:r>
    </w:p>
    <w:p w14:paraId="713F32B5" w14:textId="77777777" w:rsidR="00A31F57" w:rsidRPr="00D12216" w:rsidRDefault="00A31F57" w:rsidP="00D12216">
      <w:pPr>
        <w:jc w:val="both"/>
        <w:rPr>
          <w:rFonts w:ascii="Arial" w:eastAsia="Arial" w:hAnsi="Arial" w:cs="Arial"/>
          <w:b/>
        </w:rPr>
      </w:pPr>
    </w:p>
    <w:p w14:paraId="20894B02" w14:textId="77777777" w:rsidR="00A31F57" w:rsidRPr="00F47D71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2769C8">
        <w:rPr>
          <w:rFonts w:ascii="Arial" w:eastAsia="Arial" w:hAnsi="Arial" w:cs="Arial"/>
          <w:b/>
          <w:sz w:val="24"/>
        </w:rPr>
        <w:t>RF02 – Efetuar Login</w:t>
      </w:r>
    </w:p>
    <w:p w14:paraId="4E0F4BF1" w14:textId="77777777" w:rsidR="00A31F57" w:rsidRPr="009569BD" w:rsidRDefault="00A31F57" w:rsidP="00A31F57">
      <w:pPr>
        <w:pStyle w:val="PargrafodaLista"/>
        <w:numPr>
          <w:ilvl w:val="0"/>
          <w:numId w:val="13"/>
        </w:numPr>
        <w:ind w:right="96"/>
        <w:jc w:val="both"/>
        <w:rPr>
          <w:rFonts w:ascii="Arial" w:eastAsia="Arial" w:hAnsi="Arial" w:cs="Arial"/>
          <w:vanish/>
        </w:rPr>
      </w:pPr>
    </w:p>
    <w:p w14:paraId="3BE12994" w14:textId="77777777" w:rsidR="00A31F57" w:rsidRPr="009569BD" w:rsidRDefault="00A31F57" w:rsidP="00A31F57">
      <w:pPr>
        <w:pStyle w:val="PargrafodaLista"/>
        <w:numPr>
          <w:ilvl w:val="0"/>
          <w:numId w:val="13"/>
        </w:numPr>
        <w:ind w:right="96"/>
        <w:jc w:val="both"/>
        <w:rPr>
          <w:rFonts w:ascii="Arial" w:eastAsia="Arial" w:hAnsi="Arial" w:cs="Arial"/>
          <w:vanish/>
        </w:rPr>
      </w:pPr>
    </w:p>
    <w:p w14:paraId="4804E21D" w14:textId="77777777" w:rsidR="00A31F57" w:rsidRPr="00411BFA" w:rsidRDefault="00A31F57" w:rsidP="00B46FC0">
      <w:pPr>
        <w:pStyle w:val="PargrafodaLista"/>
        <w:numPr>
          <w:ilvl w:val="1"/>
          <w:numId w:val="13"/>
        </w:numPr>
        <w:jc w:val="both"/>
        <w:rPr>
          <w:rFonts w:ascii="Arial" w:eastAsia="Arial" w:hAnsi="Arial" w:cs="Arial"/>
        </w:rPr>
      </w:pPr>
      <w:r w:rsidRPr="00411BFA">
        <w:rPr>
          <w:rFonts w:ascii="Arial" w:eastAsia="Arial" w:hAnsi="Arial" w:cs="Arial"/>
        </w:rPr>
        <w:t xml:space="preserve">O sistema deve </w:t>
      </w:r>
      <w:r w:rsidR="00D757E0">
        <w:rPr>
          <w:rFonts w:ascii="Arial" w:eastAsia="Arial" w:hAnsi="Arial" w:cs="Arial"/>
        </w:rPr>
        <w:t>solicitar</w:t>
      </w:r>
      <w:r w:rsidRPr="00411BFA">
        <w:rPr>
          <w:rFonts w:ascii="Arial" w:eastAsia="Arial" w:hAnsi="Arial" w:cs="Arial"/>
        </w:rPr>
        <w:t xml:space="preserve"> que usuários façam login </w:t>
      </w:r>
      <w:r w:rsidR="00594237">
        <w:rPr>
          <w:rFonts w:ascii="Arial" w:eastAsia="Arial" w:hAnsi="Arial" w:cs="Arial"/>
        </w:rPr>
        <w:t xml:space="preserve">solicitando *nome de usuário e *senha </w:t>
      </w:r>
      <w:r w:rsidR="00D757E0">
        <w:rPr>
          <w:rFonts w:ascii="Arial" w:eastAsia="Arial" w:hAnsi="Arial" w:cs="Arial"/>
        </w:rPr>
        <w:t>para liberar as respectivas funções</w:t>
      </w:r>
      <w:r w:rsidR="00213F33">
        <w:rPr>
          <w:rFonts w:ascii="Arial" w:eastAsia="Arial" w:hAnsi="Arial" w:cs="Arial"/>
        </w:rPr>
        <w:t xml:space="preserve"> na qual ele tem acesso</w:t>
      </w:r>
      <w:r w:rsidRPr="00411BFA">
        <w:rPr>
          <w:rFonts w:ascii="Arial" w:eastAsia="Arial" w:hAnsi="Arial" w:cs="Arial"/>
        </w:rPr>
        <w:t>.</w:t>
      </w:r>
    </w:p>
    <w:p w14:paraId="7E635A15" w14:textId="77777777" w:rsidR="00A31F57" w:rsidRDefault="00A31F57" w:rsidP="00B46FC0">
      <w:pPr>
        <w:pStyle w:val="PargrafodaLista"/>
        <w:numPr>
          <w:ilvl w:val="1"/>
          <w:numId w:val="13"/>
        </w:numPr>
        <w:jc w:val="both"/>
        <w:rPr>
          <w:rFonts w:ascii="Arial" w:eastAsia="Arial" w:hAnsi="Arial" w:cs="Arial"/>
        </w:rPr>
      </w:pPr>
      <w:r w:rsidRPr="00411BFA">
        <w:rPr>
          <w:rFonts w:ascii="Arial" w:eastAsia="Arial" w:hAnsi="Arial" w:cs="Arial"/>
        </w:rPr>
        <w:t>Caso os dados informados não sejam válidos, o sistema deve informar ao usuário um erro de login</w:t>
      </w:r>
      <w:r>
        <w:rPr>
          <w:rFonts w:ascii="Arial" w:eastAsia="Arial" w:hAnsi="Arial" w:cs="Arial"/>
        </w:rPr>
        <w:t>.</w:t>
      </w:r>
    </w:p>
    <w:p w14:paraId="4483D8E1" w14:textId="77777777" w:rsidR="00A31F57" w:rsidRPr="00E931AB" w:rsidRDefault="00A31F57" w:rsidP="00A31F57">
      <w:pPr>
        <w:ind w:right="96"/>
        <w:jc w:val="both"/>
        <w:rPr>
          <w:rFonts w:ascii="Arial" w:eastAsia="Arial" w:hAnsi="Arial" w:cs="Arial"/>
        </w:rPr>
      </w:pPr>
    </w:p>
    <w:p w14:paraId="11241651" w14:textId="77777777" w:rsidR="00A31F57" w:rsidRPr="00345942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</w:rPr>
      </w:pPr>
      <w:r w:rsidRPr="002769C8">
        <w:rPr>
          <w:rFonts w:ascii="Arial" w:eastAsia="Arial" w:hAnsi="Arial" w:cs="Arial"/>
          <w:b/>
          <w:sz w:val="24"/>
        </w:rPr>
        <w:t xml:space="preserve">RF03 – </w:t>
      </w:r>
      <w:r w:rsidR="003D7C25">
        <w:rPr>
          <w:rFonts w:ascii="Arial" w:eastAsia="Arial" w:hAnsi="Arial" w:cs="Arial"/>
          <w:b/>
          <w:sz w:val="24"/>
        </w:rPr>
        <w:t>Manter</w:t>
      </w:r>
      <w:r>
        <w:rPr>
          <w:rFonts w:ascii="Arial" w:eastAsia="Arial" w:hAnsi="Arial" w:cs="Arial"/>
          <w:b/>
          <w:sz w:val="24"/>
        </w:rPr>
        <w:t xml:space="preserve"> Clientes</w:t>
      </w:r>
    </w:p>
    <w:p w14:paraId="3078EE74" w14:textId="77777777"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14:paraId="2A60A77E" w14:textId="77777777"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14:paraId="59064DF6" w14:textId="77777777" w:rsidR="00A31F57" w:rsidRPr="009569BD" w:rsidRDefault="00A31F57" w:rsidP="00A31F57">
      <w:pPr>
        <w:pStyle w:val="PargrafodaLista"/>
        <w:numPr>
          <w:ilvl w:val="0"/>
          <w:numId w:val="12"/>
        </w:numPr>
        <w:jc w:val="both"/>
        <w:rPr>
          <w:rFonts w:ascii="Arial" w:eastAsia="Arial" w:hAnsi="Arial" w:cs="Arial"/>
          <w:vanish/>
        </w:rPr>
      </w:pPr>
    </w:p>
    <w:p w14:paraId="61E9B141" w14:textId="77777777" w:rsidR="00A31F57" w:rsidRPr="00D22FB3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D22FB3">
        <w:rPr>
          <w:rFonts w:ascii="Arial" w:eastAsia="Arial" w:hAnsi="Arial" w:cs="Arial"/>
        </w:rPr>
        <w:t>O si</w:t>
      </w:r>
      <w:r>
        <w:rPr>
          <w:rFonts w:ascii="Arial" w:eastAsia="Arial" w:hAnsi="Arial" w:cs="Arial"/>
        </w:rPr>
        <w:t>stema deve permitir a inclusão</w:t>
      </w:r>
      <w:r w:rsidRPr="00D22FB3">
        <w:rPr>
          <w:rFonts w:ascii="Arial" w:eastAsia="Arial" w:hAnsi="Arial" w:cs="Arial"/>
        </w:rPr>
        <w:t>, alteração</w:t>
      </w:r>
      <w:r w:rsidR="00324607">
        <w:rPr>
          <w:rFonts w:ascii="Arial" w:eastAsia="Arial" w:hAnsi="Arial" w:cs="Arial"/>
        </w:rPr>
        <w:t>, desativação</w:t>
      </w:r>
      <w:r w:rsidRPr="00D22FB3">
        <w:rPr>
          <w:rFonts w:ascii="Arial" w:eastAsia="Arial" w:hAnsi="Arial" w:cs="Arial"/>
        </w:rPr>
        <w:t xml:space="preserve"> e consulta de clientes.</w:t>
      </w:r>
    </w:p>
    <w:p w14:paraId="5D41F11D" w14:textId="77777777" w:rsidR="00A31F57" w:rsidRPr="008773E6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773E6">
        <w:rPr>
          <w:rFonts w:ascii="Arial" w:eastAsia="Arial" w:hAnsi="Arial" w:cs="Arial"/>
        </w:rPr>
        <w:t>Para a inclusão o sistema deve solicitar *nome, *data de nascimento, endereço</w:t>
      </w:r>
      <w:r w:rsidR="005C31D3">
        <w:rPr>
          <w:rFonts w:ascii="Arial" w:eastAsia="Arial" w:hAnsi="Arial" w:cs="Arial"/>
        </w:rPr>
        <w:t xml:space="preserve"> </w:t>
      </w:r>
      <w:r w:rsidR="00664B80">
        <w:rPr>
          <w:rFonts w:ascii="Arial" w:eastAsia="Arial" w:hAnsi="Arial" w:cs="Arial"/>
        </w:rPr>
        <w:t>(logradouro</w:t>
      </w:r>
      <w:ins w:id="36" w:author="Silvia Helena" w:date="2018-12-08T11:09:00Z">
        <w:r w:rsidR="001D524D">
          <w:rPr>
            <w:rFonts w:ascii="Arial" w:eastAsia="Arial" w:hAnsi="Arial" w:cs="Arial"/>
          </w:rPr>
          <w:t>*</w:t>
        </w:r>
      </w:ins>
      <w:r w:rsidR="00664B80">
        <w:rPr>
          <w:rFonts w:ascii="Arial" w:eastAsia="Arial" w:hAnsi="Arial" w:cs="Arial"/>
        </w:rPr>
        <w:t xml:space="preserve">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 xml:space="preserve">número,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 xml:space="preserve">bairro, </w:t>
      </w:r>
      <w:r w:rsidR="00383485">
        <w:rPr>
          <w:rFonts w:ascii="Arial" w:eastAsia="Arial" w:hAnsi="Arial" w:cs="Arial"/>
        </w:rPr>
        <w:t>*</w:t>
      </w:r>
      <w:r w:rsidR="00664B80">
        <w:rPr>
          <w:rFonts w:ascii="Arial" w:eastAsia="Arial" w:hAnsi="Arial" w:cs="Arial"/>
        </w:rPr>
        <w:t>cidade, estado</w:t>
      </w:r>
      <w:ins w:id="37" w:author="Silvia Helena" w:date="2018-12-08T11:10:00Z">
        <w:r w:rsidR="001D524D">
          <w:rPr>
            <w:rFonts w:ascii="Arial" w:eastAsia="Arial" w:hAnsi="Arial" w:cs="Arial"/>
          </w:rPr>
          <w:t>*</w:t>
        </w:r>
      </w:ins>
      <w:r w:rsidR="00664B80">
        <w:rPr>
          <w:rFonts w:ascii="Arial" w:eastAsia="Arial" w:hAnsi="Arial" w:cs="Arial"/>
        </w:rPr>
        <w:t>, CEP, complemento)</w:t>
      </w:r>
      <w:r w:rsidRPr="008773E6">
        <w:rPr>
          <w:rFonts w:ascii="Arial" w:eastAsia="Arial" w:hAnsi="Arial" w:cs="Arial"/>
        </w:rPr>
        <w:t>, *sexo, *telefone, RG, *CPF, status (</w:t>
      </w:r>
      <w:r w:rsidR="000B4491">
        <w:rPr>
          <w:rFonts w:ascii="Arial" w:eastAsia="Arial" w:hAnsi="Arial" w:cs="Arial"/>
        </w:rPr>
        <w:t>ativo</w:t>
      </w:r>
      <w:r w:rsidRPr="008773E6">
        <w:rPr>
          <w:rFonts w:ascii="Arial" w:eastAsia="Arial" w:hAnsi="Arial" w:cs="Arial"/>
        </w:rPr>
        <w:t xml:space="preserve"> ou </w:t>
      </w:r>
      <w:r w:rsidR="000B4491">
        <w:rPr>
          <w:rFonts w:ascii="Arial" w:eastAsia="Arial" w:hAnsi="Arial" w:cs="Arial"/>
        </w:rPr>
        <w:t>inativo</w:t>
      </w:r>
      <w:r w:rsidRPr="008773E6">
        <w:rPr>
          <w:rFonts w:ascii="Arial" w:eastAsia="Arial" w:hAnsi="Arial" w:cs="Arial"/>
        </w:rPr>
        <w:t>)</w:t>
      </w:r>
      <w:r>
        <w:rPr>
          <w:rFonts w:ascii="Arial" w:eastAsia="Arial" w:hAnsi="Arial" w:cs="Arial"/>
        </w:rPr>
        <w:t>.</w:t>
      </w:r>
    </w:p>
    <w:p w14:paraId="45CBD1F5" w14:textId="77777777"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Pr="008773E6">
        <w:rPr>
          <w:rFonts w:ascii="Arial" w:eastAsia="Arial" w:hAnsi="Arial" w:cs="Arial"/>
        </w:rPr>
        <w:t xml:space="preserve">O sistema deve atribuir um código </w:t>
      </w:r>
      <w:r w:rsidR="00E6466B">
        <w:rPr>
          <w:rFonts w:ascii="Arial" w:eastAsia="Arial" w:hAnsi="Arial" w:cs="Arial"/>
        </w:rPr>
        <w:t>de identificação único</w:t>
      </w:r>
      <w:r w:rsidRPr="008773E6">
        <w:rPr>
          <w:rFonts w:ascii="Arial" w:eastAsia="Arial" w:hAnsi="Arial" w:cs="Arial"/>
        </w:rPr>
        <w:t xml:space="preserve"> a cada cliente.</w:t>
      </w:r>
    </w:p>
    <w:p w14:paraId="3742777A" w14:textId="77777777"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Pr="008773E6">
        <w:rPr>
          <w:rFonts w:ascii="Arial" w:eastAsia="Arial" w:hAnsi="Arial" w:cs="Arial"/>
        </w:rPr>
        <w:t>Quando um cliente é incluído no sistema, o status deve constar como ativo.</w:t>
      </w:r>
    </w:p>
    <w:p w14:paraId="0BEE4423" w14:textId="77777777" w:rsidR="00A31F57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não deve permitir a exclusão de clientes, entretanto, deve permitir que sejam desativados, mantendo todos os seus dados</w:t>
      </w:r>
      <w:r w:rsidRPr="008773E6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Essa atividade só pode ser feita por um administrador do sistema.</w:t>
      </w:r>
    </w:p>
    <w:p w14:paraId="4EB8AAC3" w14:textId="77777777" w:rsidR="00A31F57" w:rsidRPr="008773E6" w:rsidRDefault="00A31F57" w:rsidP="00B46FC0">
      <w:pPr>
        <w:pStyle w:val="PargrafodaLista"/>
        <w:numPr>
          <w:ilvl w:val="2"/>
          <w:numId w:val="1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Clientes </w:t>
      </w:r>
      <w:r w:rsidR="00ED12FC">
        <w:rPr>
          <w:rFonts w:ascii="Arial" w:eastAsia="Arial" w:hAnsi="Arial" w:cs="Arial"/>
        </w:rPr>
        <w:t>inativos</w:t>
      </w:r>
      <w:r>
        <w:rPr>
          <w:rFonts w:ascii="Arial" w:eastAsia="Arial" w:hAnsi="Arial" w:cs="Arial"/>
        </w:rPr>
        <w:t xml:space="preserve"> podem ser reativados a qualquer momento apenas pelo administrador.</w:t>
      </w:r>
    </w:p>
    <w:p w14:paraId="1D7BCF96" w14:textId="77777777" w:rsidR="00A31F57" w:rsidRPr="008773E6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773E6">
        <w:rPr>
          <w:rFonts w:ascii="Arial" w:eastAsia="Arial" w:hAnsi="Arial" w:cs="Arial"/>
        </w:rPr>
        <w:t>O sistema deve permitir a alteração d</w:t>
      </w:r>
      <w:r w:rsidR="00113172">
        <w:rPr>
          <w:rFonts w:ascii="Arial" w:eastAsia="Arial" w:hAnsi="Arial" w:cs="Arial"/>
        </w:rPr>
        <w:t>os seguintes</w:t>
      </w:r>
      <w:r w:rsidRPr="008773E6">
        <w:rPr>
          <w:rFonts w:ascii="Arial" w:eastAsia="Arial" w:hAnsi="Arial" w:cs="Arial"/>
        </w:rPr>
        <w:t xml:space="preserve"> dados dos clientes</w:t>
      </w:r>
      <w:r w:rsidR="007D0612">
        <w:rPr>
          <w:rFonts w:ascii="Arial" w:eastAsia="Arial" w:hAnsi="Arial" w:cs="Arial"/>
        </w:rPr>
        <w:t>: nome, telefone e endereço.</w:t>
      </w:r>
    </w:p>
    <w:p w14:paraId="31D771AE" w14:textId="77777777" w:rsidR="00A31F57" w:rsidRDefault="00A31F57" w:rsidP="00B46FC0">
      <w:pPr>
        <w:pStyle w:val="PargrafodaLista"/>
        <w:numPr>
          <w:ilvl w:val="1"/>
          <w:numId w:val="12"/>
        </w:numPr>
        <w:jc w:val="both"/>
        <w:rPr>
          <w:rFonts w:ascii="Arial" w:eastAsia="Arial" w:hAnsi="Arial" w:cs="Arial"/>
        </w:rPr>
      </w:pPr>
      <w:r w:rsidRPr="0081290F">
        <w:rPr>
          <w:rFonts w:ascii="Arial" w:eastAsia="Arial" w:hAnsi="Arial" w:cs="Arial"/>
        </w:rPr>
        <w:t>O sistema deve permitir a consulta aos clientes através da pesquisa por nome, CPF, telefone e código</w:t>
      </w:r>
      <w:r>
        <w:rPr>
          <w:rFonts w:ascii="Arial" w:eastAsia="Arial" w:hAnsi="Arial" w:cs="Arial"/>
        </w:rPr>
        <w:t>.</w:t>
      </w:r>
      <w:r w:rsidRPr="0081290F">
        <w:rPr>
          <w:rFonts w:ascii="Arial" w:eastAsia="Arial" w:hAnsi="Arial" w:cs="Arial"/>
        </w:rPr>
        <w:t xml:space="preserve"> </w:t>
      </w:r>
    </w:p>
    <w:p w14:paraId="3130DEED" w14:textId="77777777" w:rsidR="00112F04" w:rsidRPr="0081290F" w:rsidRDefault="00112F04" w:rsidP="00A31F57">
      <w:pPr>
        <w:jc w:val="both"/>
        <w:rPr>
          <w:rFonts w:ascii="Arial" w:eastAsia="Arial" w:hAnsi="Arial" w:cs="Arial"/>
        </w:rPr>
      </w:pPr>
    </w:p>
    <w:p w14:paraId="3AE50536" w14:textId="77777777"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81290F">
        <w:rPr>
          <w:rFonts w:ascii="Arial" w:eastAsia="Arial" w:hAnsi="Arial" w:cs="Arial"/>
          <w:b/>
          <w:sz w:val="24"/>
        </w:rPr>
        <w:t>RF0</w:t>
      </w:r>
      <w:r>
        <w:rPr>
          <w:rFonts w:ascii="Arial" w:eastAsia="Arial" w:hAnsi="Arial" w:cs="Arial"/>
          <w:b/>
          <w:sz w:val="24"/>
        </w:rPr>
        <w:t xml:space="preserve">4 – </w:t>
      </w:r>
      <w:r w:rsidR="003D7C25">
        <w:rPr>
          <w:rFonts w:ascii="Arial" w:eastAsia="Arial" w:hAnsi="Arial" w:cs="Arial"/>
          <w:b/>
          <w:sz w:val="24"/>
        </w:rPr>
        <w:t>Manter</w:t>
      </w:r>
      <w:r w:rsidRPr="0081290F"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>Animais</w:t>
      </w:r>
    </w:p>
    <w:p w14:paraId="7F05BDA8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1A49DC75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1E9B22E3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409622A6" w14:textId="77777777" w:rsidR="00A31F57" w:rsidRPr="009569BD" w:rsidRDefault="00A31F57" w:rsidP="00A31F57">
      <w:pPr>
        <w:pStyle w:val="PargrafodaLista"/>
        <w:numPr>
          <w:ilvl w:val="0"/>
          <w:numId w:val="14"/>
        </w:numPr>
        <w:jc w:val="both"/>
        <w:rPr>
          <w:rFonts w:ascii="Arial" w:eastAsia="Arial" w:hAnsi="Arial" w:cs="Arial"/>
          <w:vanish/>
        </w:rPr>
      </w:pPr>
    </w:p>
    <w:p w14:paraId="5ABC1F62" w14:textId="77777777" w:rsidR="00A31F57" w:rsidRPr="0081290F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 w:rsidRPr="0081290F">
        <w:rPr>
          <w:rFonts w:ascii="Arial" w:eastAsia="Arial" w:hAnsi="Arial" w:cs="Arial"/>
        </w:rPr>
        <w:t xml:space="preserve">O sistema deve permitir a inclusão, </w:t>
      </w:r>
      <w:r>
        <w:rPr>
          <w:rFonts w:ascii="Arial" w:eastAsia="Arial" w:hAnsi="Arial" w:cs="Arial"/>
        </w:rPr>
        <w:t>exclusão</w:t>
      </w:r>
      <w:r w:rsidRPr="0081290F">
        <w:rPr>
          <w:rFonts w:ascii="Arial" w:eastAsia="Arial" w:hAnsi="Arial" w:cs="Arial"/>
        </w:rPr>
        <w:t xml:space="preserve">, </w:t>
      </w:r>
      <w:r>
        <w:rPr>
          <w:rFonts w:ascii="Arial" w:eastAsia="Arial" w:hAnsi="Arial" w:cs="Arial"/>
        </w:rPr>
        <w:t xml:space="preserve">alteração e </w:t>
      </w:r>
      <w:r w:rsidRPr="0081290F">
        <w:rPr>
          <w:rFonts w:ascii="Arial" w:eastAsia="Arial" w:hAnsi="Arial" w:cs="Arial"/>
        </w:rPr>
        <w:t>consulta de animais.</w:t>
      </w:r>
    </w:p>
    <w:p w14:paraId="7E0CCDB6" w14:textId="77777777" w:rsidR="00A31F57" w:rsidRPr="00774AD8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 w:rsidRPr="00EC69BB">
        <w:rPr>
          <w:rFonts w:ascii="Arial" w:eastAsia="Arial" w:hAnsi="Arial" w:cs="Arial"/>
        </w:rPr>
        <w:t xml:space="preserve">Para a inclusão de animais, </w:t>
      </w:r>
      <w:r w:rsidR="00F56282">
        <w:rPr>
          <w:rFonts w:ascii="Arial" w:eastAsia="Arial" w:hAnsi="Arial" w:cs="Arial"/>
        </w:rPr>
        <w:t>o</w:t>
      </w:r>
      <w:r w:rsidRPr="00EC69BB">
        <w:rPr>
          <w:rFonts w:ascii="Arial" w:eastAsia="Arial" w:hAnsi="Arial" w:cs="Arial"/>
        </w:rPr>
        <w:t xml:space="preserve"> cliente (dono) deve estar cadastrado</w:t>
      </w:r>
      <w:r w:rsidR="002A436F">
        <w:rPr>
          <w:rFonts w:ascii="Arial" w:eastAsia="Arial" w:hAnsi="Arial" w:cs="Arial"/>
        </w:rPr>
        <w:t xml:space="preserve"> (RF03)</w:t>
      </w:r>
      <w:r w:rsidRPr="00EC69BB">
        <w:rPr>
          <w:rFonts w:ascii="Arial" w:eastAsia="Arial" w:hAnsi="Arial" w:cs="Arial"/>
        </w:rPr>
        <w:t xml:space="preserve">. O sistema deve solicitar </w:t>
      </w:r>
      <w:r w:rsidR="00F56282">
        <w:rPr>
          <w:rFonts w:ascii="Arial" w:eastAsia="Arial" w:hAnsi="Arial" w:cs="Arial"/>
        </w:rPr>
        <w:t>*</w:t>
      </w:r>
      <w:r w:rsidR="00383485" w:rsidRPr="00383485">
        <w:rPr>
          <w:rFonts w:ascii="Arial" w:eastAsia="Arial" w:hAnsi="Arial" w:cs="Arial"/>
        </w:rPr>
        <w:t xml:space="preserve"> </w:t>
      </w:r>
      <w:r w:rsidR="00383485">
        <w:rPr>
          <w:rFonts w:ascii="Arial" w:eastAsia="Arial" w:hAnsi="Arial" w:cs="Arial"/>
        </w:rPr>
        <w:t xml:space="preserve">código ou </w:t>
      </w:r>
      <w:r w:rsidR="00F56282">
        <w:rPr>
          <w:rFonts w:ascii="Arial" w:eastAsia="Arial" w:hAnsi="Arial" w:cs="Arial"/>
        </w:rPr>
        <w:t xml:space="preserve">nome </w:t>
      </w:r>
      <w:r w:rsidR="00383485">
        <w:rPr>
          <w:rFonts w:ascii="Arial" w:eastAsia="Arial" w:hAnsi="Arial" w:cs="Arial"/>
        </w:rPr>
        <w:t>d</w:t>
      </w:r>
      <w:r w:rsidR="00F56282">
        <w:rPr>
          <w:rFonts w:ascii="Arial" w:eastAsia="Arial" w:hAnsi="Arial" w:cs="Arial"/>
        </w:rPr>
        <w:t xml:space="preserve">o cliente, </w:t>
      </w:r>
      <w:r w:rsidRPr="00EC69BB">
        <w:rPr>
          <w:rFonts w:ascii="Arial" w:eastAsia="Arial" w:hAnsi="Arial" w:cs="Arial"/>
        </w:rPr>
        <w:t>*nome</w:t>
      </w:r>
      <w:r w:rsidR="003A611A">
        <w:rPr>
          <w:rFonts w:ascii="Arial" w:eastAsia="Arial" w:hAnsi="Arial" w:cs="Arial"/>
        </w:rPr>
        <w:t xml:space="preserve"> do animal</w:t>
      </w:r>
      <w:r w:rsidRPr="00EC69BB">
        <w:rPr>
          <w:rFonts w:ascii="Arial" w:eastAsia="Arial" w:hAnsi="Arial" w:cs="Arial"/>
        </w:rPr>
        <w:t xml:space="preserve">, *raça, </w:t>
      </w:r>
      <w:r w:rsidR="00112F04">
        <w:rPr>
          <w:rFonts w:ascii="Arial" w:eastAsia="Arial" w:hAnsi="Arial" w:cs="Arial"/>
        </w:rPr>
        <w:t>*</w:t>
      </w:r>
      <w:r w:rsidRPr="00EC69BB">
        <w:rPr>
          <w:rFonts w:ascii="Arial" w:eastAsia="Arial" w:hAnsi="Arial" w:cs="Arial"/>
        </w:rPr>
        <w:t>pelagem, *</w:t>
      </w:r>
      <w:r w:rsidRPr="00774AD8">
        <w:rPr>
          <w:rFonts w:ascii="Arial" w:eastAsia="Arial" w:hAnsi="Arial" w:cs="Arial"/>
        </w:rPr>
        <w:t>porte, cor, sexo e observações.</w:t>
      </w:r>
    </w:p>
    <w:p w14:paraId="4C3CBA86" w14:textId="77777777" w:rsidR="00F77846" w:rsidRPr="00B46FC0" w:rsidRDefault="00A31F57" w:rsidP="00F77846">
      <w:pPr>
        <w:pStyle w:val="PargrafodaLista"/>
        <w:numPr>
          <w:ilvl w:val="2"/>
          <w:numId w:val="14"/>
        </w:numPr>
        <w:ind w:left="1985"/>
        <w:jc w:val="both"/>
        <w:rPr>
          <w:rFonts w:ascii="Arial" w:eastAsia="Arial" w:hAnsi="Arial" w:cs="Arial"/>
        </w:rPr>
      </w:pPr>
      <w:r w:rsidRPr="00774AD8">
        <w:rPr>
          <w:rFonts w:ascii="Arial" w:eastAsia="Arial" w:hAnsi="Arial" w:cs="Arial"/>
        </w:rPr>
        <w:t>O sistema deve atribuir um código de identificação único para cada animal.</w:t>
      </w:r>
    </w:p>
    <w:p w14:paraId="50CC86D0" w14:textId="77777777" w:rsidR="00A31F57" w:rsidRPr="00774AD8" w:rsidRDefault="00F77846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r w:rsidR="00A31F57" w:rsidRPr="00774AD8">
        <w:rPr>
          <w:rFonts w:ascii="Arial" w:eastAsia="Arial" w:hAnsi="Arial" w:cs="Arial"/>
        </w:rPr>
        <w:t>sistema deve permitir a exclusão do cadastro de animais</w:t>
      </w:r>
    </w:p>
    <w:p w14:paraId="515CB520" w14:textId="77777777" w:rsidR="00A31F57" w:rsidRPr="00774AD8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  <w:b/>
          <w:sz w:val="24"/>
        </w:rPr>
      </w:pPr>
      <w:r w:rsidRPr="00774AD8">
        <w:rPr>
          <w:rFonts w:ascii="Arial" w:eastAsia="Arial" w:hAnsi="Arial" w:cs="Arial"/>
        </w:rPr>
        <w:t>O sistema deve permitir a alteração dos seguintes dados: porte, foto do animal e observações.</w:t>
      </w:r>
    </w:p>
    <w:p w14:paraId="6C9D651D" w14:textId="77777777" w:rsidR="00AA5953" w:rsidRDefault="00A31F57" w:rsidP="00B46FC0">
      <w:pPr>
        <w:pStyle w:val="PargrafodaLista"/>
        <w:numPr>
          <w:ilvl w:val="1"/>
          <w:numId w:val="14"/>
        </w:numPr>
        <w:jc w:val="both"/>
        <w:rPr>
          <w:rFonts w:ascii="Arial" w:eastAsia="Arial" w:hAnsi="Arial" w:cs="Arial"/>
          <w:b/>
          <w:sz w:val="24"/>
        </w:rPr>
      </w:pPr>
      <w:r w:rsidRPr="00774AD8">
        <w:rPr>
          <w:rFonts w:ascii="Arial" w:eastAsia="Arial" w:hAnsi="Arial" w:cs="Arial"/>
        </w:rPr>
        <w:t>O sistema deve permitir a consulta de animais por</w:t>
      </w:r>
      <w:r w:rsidRPr="00675878">
        <w:rPr>
          <w:rFonts w:ascii="Arial" w:eastAsia="Arial" w:hAnsi="Arial" w:cs="Arial"/>
        </w:rPr>
        <w:t xml:space="preserve"> meio do código</w:t>
      </w:r>
      <w:r w:rsidR="00112F04">
        <w:rPr>
          <w:rFonts w:ascii="Arial" w:eastAsia="Arial" w:hAnsi="Arial" w:cs="Arial"/>
        </w:rPr>
        <w:t>,</w:t>
      </w:r>
      <w:r w:rsidRPr="00675878">
        <w:rPr>
          <w:rFonts w:ascii="Arial" w:eastAsia="Arial" w:hAnsi="Arial" w:cs="Arial"/>
        </w:rPr>
        <w:t xml:space="preserve"> nome </w:t>
      </w:r>
      <w:r w:rsidR="00B22E49">
        <w:rPr>
          <w:rFonts w:ascii="Arial" w:eastAsia="Arial" w:hAnsi="Arial" w:cs="Arial"/>
        </w:rPr>
        <w:t xml:space="preserve">do animal </w:t>
      </w:r>
      <w:r w:rsidRPr="00675878">
        <w:rPr>
          <w:rFonts w:ascii="Arial" w:eastAsia="Arial" w:hAnsi="Arial" w:cs="Arial"/>
        </w:rPr>
        <w:t xml:space="preserve">e </w:t>
      </w:r>
      <w:r w:rsidR="00082491">
        <w:rPr>
          <w:rFonts w:ascii="Arial" w:eastAsia="Arial" w:hAnsi="Arial" w:cs="Arial"/>
        </w:rPr>
        <w:t>também</w:t>
      </w:r>
      <w:r w:rsidRPr="00675878">
        <w:rPr>
          <w:rFonts w:ascii="Arial" w:eastAsia="Arial" w:hAnsi="Arial" w:cs="Arial"/>
        </w:rPr>
        <w:t xml:space="preserve"> d</w:t>
      </w:r>
      <w:r w:rsidR="00C90879">
        <w:rPr>
          <w:rFonts w:ascii="Arial" w:eastAsia="Arial" w:hAnsi="Arial" w:cs="Arial"/>
        </w:rPr>
        <w:t xml:space="preserve">o nome </w:t>
      </w:r>
      <w:r w:rsidR="00082491">
        <w:rPr>
          <w:rFonts w:ascii="Arial" w:eastAsia="Arial" w:hAnsi="Arial" w:cs="Arial"/>
        </w:rPr>
        <w:t xml:space="preserve">e CPF </w:t>
      </w:r>
      <w:r w:rsidR="00C90879">
        <w:rPr>
          <w:rFonts w:ascii="Arial" w:eastAsia="Arial" w:hAnsi="Arial" w:cs="Arial"/>
        </w:rPr>
        <w:t>do cliente</w:t>
      </w:r>
      <w:r w:rsidR="00112F04">
        <w:rPr>
          <w:rFonts w:ascii="Arial" w:eastAsia="Arial" w:hAnsi="Arial" w:cs="Arial"/>
        </w:rPr>
        <w:t xml:space="preserve"> </w:t>
      </w:r>
      <w:r w:rsidR="009E5E12">
        <w:rPr>
          <w:rFonts w:ascii="Arial" w:eastAsia="Arial" w:hAnsi="Arial" w:cs="Arial"/>
        </w:rPr>
        <w:t>(dono</w:t>
      </w:r>
      <w:r w:rsidR="00AA5953">
        <w:rPr>
          <w:rFonts w:ascii="Arial" w:eastAsia="Arial" w:hAnsi="Arial" w:cs="Arial"/>
        </w:rPr>
        <w:t>).</w:t>
      </w:r>
    </w:p>
    <w:p w14:paraId="6D3CF73A" w14:textId="77777777" w:rsidR="00A31F57" w:rsidRPr="00AC03A7" w:rsidRDefault="00A31F57" w:rsidP="00C72C5C">
      <w:pPr>
        <w:jc w:val="both"/>
        <w:rPr>
          <w:rFonts w:ascii="Arial" w:eastAsia="Arial" w:hAnsi="Arial" w:cs="Arial"/>
          <w:b/>
        </w:rPr>
      </w:pPr>
    </w:p>
    <w:p w14:paraId="56E56946" w14:textId="77777777" w:rsidR="00A31F57" w:rsidRDefault="00F812A9" w:rsidP="00C72C5C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 w:rsidRPr="00B650BE">
        <w:rPr>
          <w:rFonts w:ascii="Arial" w:eastAsia="Arial" w:hAnsi="Arial" w:cs="Arial"/>
          <w:b/>
          <w:sz w:val="24"/>
        </w:rPr>
        <w:t>RF0</w:t>
      </w:r>
      <w:r>
        <w:rPr>
          <w:rFonts w:ascii="Arial" w:eastAsia="Arial" w:hAnsi="Arial" w:cs="Arial"/>
          <w:b/>
          <w:sz w:val="24"/>
        </w:rPr>
        <w:t>5</w:t>
      </w:r>
      <w:r w:rsidRPr="00B650BE">
        <w:rPr>
          <w:rFonts w:ascii="Arial" w:eastAsia="Arial" w:hAnsi="Arial" w:cs="Arial"/>
          <w:b/>
          <w:sz w:val="24"/>
        </w:rPr>
        <w:t xml:space="preserve"> </w:t>
      </w:r>
      <w:r w:rsidR="00A31F57" w:rsidRPr="00B650BE">
        <w:rPr>
          <w:rFonts w:ascii="Arial" w:eastAsia="Arial" w:hAnsi="Arial" w:cs="Arial"/>
          <w:b/>
          <w:sz w:val="24"/>
        </w:rPr>
        <w:t xml:space="preserve">– </w:t>
      </w:r>
      <w:r w:rsidR="00461E81">
        <w:rPr>
          <w:rFonts w:ascii="Arial" w:eastAsia="Arial" w:hAnsi="Arial" w:cs="Arial"/>
          <w:b/>
          <w:sz w:val="24"/>
        </w:rPr>
        <w:t>Manter</w:t>
      </w:r>
      <w:r w:rsidR="00A31F57">
        <w:rPr>
          <w:rFonts w:ascii="Arial" w:eastAsia="Arial" w:hAnsi="Arial" w:cs="Arial"/>
          <w:b/>
          <w:sz w:val="24"/>
        </w:rPr>
        <w:t xml:space="preserve"> Serviços</w:t>
      </w:r>
    </w:p>
    <w:p w14:paraId="3A04905A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5C229214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354AEAC0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161C874B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5F7EFCEB" w14:textId="77777777" w:rsidR="00C92C85" w:rsidRPr="00C92C85" w:rsidRDefault="00C92C85" w:rsidP="00C92C85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vanish/>
        </w:rPr>
      </w:pPr>
    </w:p>
    <w:p w14:paraId="25B9B7D0" w14:textId="77777777" w:rsidR="000C7C93" w:rsidRPr="00BD4A04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O sistema deve </w:t>
      </w:r>
      <w:r w:rsidRPr="00860210">
        <w:rPr>
          <w:rFonts w:ascii="Arial" w:eastAsia="Arial" w:hAnsi="Arial" w:cs="Arial"/>
        </w:rPr>
        <w:t xml:space="preserve">permitir </w:t>
      </w:r>
      <w:r>
        <w:rPr>
          <w:rFonts w:ascii="Arial" w:eastAsia="Arial" w:hAnsi="Arial" w:cs="Arial"/>
        </w:rPr>
        <w:t>a inclusão</w:t>
      </w:r>
      <w:r w:rsidRPr="00860210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exclusão, alteração e </w:t>
      </w:r>
      <w:r w:rsidRPr="00D22FB3">
        <w:rPr>
          <w:rFonts w:ascii="Arial" w:eastAsia="Arial" w:hAnsi="Arial" w:cs="Arial"/>
        </w:rPr>
        <w:t xml:space="preserve">consulta </w:t>
      </w:r>
      <w:r>
        <w:rPr>
          <w:rFonts w:ascii="Arial" w:eastAsia="Arial" w:hAnsi="Arial" w:cs="Arial"/>
        </w:rPr>
        <w:t>de serviços prestados pelo estabelecimento.</w:t>
      </w:r>
    </w:p>
    <w:p w14:paraId="60CD6460" w14:textId="77777777" w:rsidR="000C7C93" w:rsidRPr="004B2932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A inclusão requer o *tipo do serviço, descrição e *preço sugerido para o serviço.</w:t>
      </w:r>
    </w:p>
    <w:p w14:paraId="4290B175" w14:textId="77777777" w:rsidR="000C7C93" w:rsidRPr="00DF5174" w:rsidRDefault="000C7C93" w:rsidP="000C7C93">
      <w:pPr>
        <w:pStyle w:val="PargrafodaLista"/>
        <w:numPr>
          <w:ilvl w:val="2"/>
          <w:numId w:val="10"/>
        </w:numPr>
        <w:ind w:left="1984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atribuir um código de identificação único a cada serviço.</w:t>
      </w:r>
    </w:p>
    <w:p w14:paraId="43F4B5A3" w14:textId="77777777" w:rsidR="000C7C93" w:rsidRPr="005E1AD5" w:rsidRDefault="000C7C93" w:rsidP="000C7C93">
      <w:pPr>
        <w:pStyle w:val="PargrafodaLista"/>
        <w:numPr>
          <w:ilvl w:val="2"/>
          <w:numId w:val="10"/>
        </w:numPr>
        <w:ind w:left="1984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Caso o serviço a ser incluso já conste no banco de dados, será perguntado se deseja alterá-lo.</w:t>
      </w:r>
    </w:p>
    <w:p w14:paraId="1DE909C8" w14:textId="77777777" w:rsidR="000C7C93" w:rsidRPr="00EC3699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permitir que serviços sejam excluídos.</w:t>
      </w:r>
    </w:p>
    <w:p w14:paraId="1028EFC9" w14:textId="77777777" w:rsidR="000C7C93" w:rsidRPr="004C3DC1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O sistema deve permitir que todos os dados dos serviços sejam alterados.</w:t>
      </w:r>
    </w:p>
    <w:p w14:paraId="0D83B95B" w14:textId="77777777" w:rsidR="000C7C93" w:rsidRPr="006510B7" w:rsidRDefault="000C7C93" w:rsidP="000C7C93">
      <w:pPr>
        <w:pStyle w:val="PargrafodaLista"/>
        <w:numPr>
          <w:ilvl w:val="2"/>
          <w:numId w:val="10"/>
        </w:numPr>
        <w:ind w:left="1985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Caso o serviço a ser alterado não conste no banco de dados, será perguntado se deseja incluí-lo.</w:t>
      </w:r>
    </w:p>
    <w:p w14:paraId="116A888A" w14:textId="77777777" w:rsidR="000C7C93" w:rsidRDefault="000C7C93" w:rsidP="000C7C93">
      <w:pPr>
        <w:pStyle w:val="PargrafodaLista"/>
        <w:numPr>
          <w:ilvl w:val="1"/>
          <w:numId w:val="10"/>
        </w:numPr>
        <w:ind w:left="92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consulta pode ser feita pelo tipo de serviço.</w:t>
      </w:r>
    </w:p>
    <w:p w14:paraId="3F04DD9D" w14:textId="77777777" w:rsidR="000C7C93" w:rsidRPr="00157BFD" w:rsidRDefault="000C7C93" w:rsidP="000C7C93">
      <w:pPr>
        <w:pStyle w:val="PargrafodaLista"/>
        <w:numPr>
          <w:ilvl w:val="2"/>
          <w:numId w:val="10"/>
        </w:numPr>
        <w:ind w:left="1985"/>
        <w:jc w:val="both"/>
        <w:rPr>
          <w:rFonts w:ascii="Arial" w:eastAsia="Arial" w:hAnsi="Arial" w:cs="Arial"/>
        </w:rPr>
      </w:pPr>
      <w:r w:rsidRPr="00157BFD">
        <w:rPr>
          <w:rFonts w:ascii="Arial" w:eastAsia="Arial" w:hAnsi="Arial" w:cs="Arial"/>
        </w:rPr>
        <w:t>Caso o serviço consultado não const</w:t>
      </w:r>
      <w:r>
        <w:rPr>
          <w:rFonts w:ascii="Arial" w:eastAsia="Arial" w:hAnsi="Arial" w:cs="Arial"/>
        </w:rPr>
        <w:t>e</w:t>
      </w:r>
      <w:r w:rsidRPr="00157BFD">
        <w:rPr>
          <w:rFonts w:ascii="Arial" w:eastAsia="Arial" w:hAnsi="Arial" w:cs="Arial"/>
        </w:rPr>
        <w:t xml:space="preserve"> no banco de dados, será perguntado se deseja incluí-lo.</w:t>
      </w:r>
    </w:p>
    <w:p w14:paraId="38B6B4D1" w14:textId="77777777" w:rsidR="00A31F57" w:rsidRPr="00AF3273" w:rsidRDefault="00A31F57" w:rsidP="00B46FC0">
      <w:pPr>
        <w:rPr>
          <w:rFonts w:eastAsia="Arial"/>
        </w:rPr>
      </w:pPr>
    </w:p>
    <w:p w14:paraId="5443752A" w14:textId="77777777" w:rsidR="00A31F57" w:rsidRPr="00286524" w:rsidRDefault="00A31F57" w:rsidP="00C72C5C">
      <w:pPr>
        <w:spacing w:line="360" w:lineRule="auto"/>
        <w:jc w:val="both"/>
        <w:rPr>
          <w:rFonts w:ascii="Arial" w:eastAsia="Arial" w:hAnsi="Arial" w:cs="Arial"/>
          <w:b/>
          <w:sz w:val="24"/>
        </w:rPr>
      </w:pPr>
      <w:r w:rsidRPr="006A7694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>0</w:t>
      </w:r>
      <w:r w:rsidR="00C92C85">
        <w:rPr>
          <w:rFonts w:ascii="Arial" w:eastAsia="Arial" w:hAnsi="Arial" w:cs="Arial"/>
          <w:b/>
          <w:sz w:val="24"/>
        </w:rPr>
        <w:t>6</w:t>
      </w:r>
      <w:r>
        <w:rPr>
          <w:rFonts w:ascii="Arial" w:eastAsia="Arial" w:hAnsi="Arial" w:cs="Arial"/>
          <w:b/>
          <w:sz w:val="24"/>
        </w:rPr>
        <w:t xml:space="preserve"> – </w:t>
      </w:r>
      <w:r w:rsidR="00461E81">
        <w:rPr>
          <w:rFonts w:ascii="Arial" w:eastAsia="Arial" w:hAnsi="Arial" w:cs="Arial"/>
          <w:b/>
          <w:sz w:val="24"/>
        </w:rPr>
        <w:t>Manter</w:t>
      </w:r>
      <w:r>
        <w:rPr>
          <w:rFonts w:ascii="Arial" w:eastAsia="Arial" w:hAnsi="Arial" w:cs="Arial"/>
          <w:b/>
          <w:sz w:val="24"/>
        </w:rPr>
        <w:t xml:space="preserve"> Planos</w:t>
      </w:r>
      <w:r w:rsidR="006C32E2">
        <w:rPr>
          <w:rFonts w:ascii="Arial" w:eastAsia="Arial" w:hAnsi="Arial" w:cs="Arial"/>
          <w:b/>
          <w:sz w:val="24"/>
        </w:rPr>
        <w:t xml:space="preserve"> de </w:t>
      </w:r>
      <w:r w:rsidR="00BA4037">
        <w:rPr>
          <w:rFonts w:ascii="Arial" w:eastAsia="Arial" w:hAnsi="Arial" w:cs="Arial"/>
          <w:b/>
          <w:sz w:val="24"/>
        </w:rPr>
        <w:t>Agendamento</w:t>
      </w:r>
    </w:p>
    <w:p w14:paraId="3AF2B1C9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0B9B4A95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5F88F272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23C9E1B9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12E535AD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7E48DB8D" w14:textId="77777777" w:rsidR="00C92C85" w:rsidRPr="00C92C85" w:rsidRDefault="00C92C85" w:rsidP="00C92C85">
      <w:pPr>
        <w:pStyle w:val="PargrafodaLista"/>
        <w:numPr>
          <w:ilvl w:val="0"/>
          <w:numId w:val="19"/>
        </w:numPr>
        <w:jc w:val="both"/>
        <w:rPr>
          <w:rFonts w:ascii="Arial" w:eastAsia="Arial" w:hAnsi="Arial" w:cs="Arial"/>
          <w:vanish/>
        </w:rPr>
      </w:pPr>
    </w:p>
    <w:p w14:paraId="4C1BA8C8" w14:textId="77777777" w:rsidR="00A31F57" w:rsidRDefault="00A31F57" w:rsidP="00193A54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 w:rsidRPr="00286524">
        <w:rPr>
          <w:rFonts w:ascii="Arial" w:eastAsia="Arial" w:hAnsi="Arial" w:cs="Arial"/>
        </w:rPr>
        <w:t>O sistema deve permitir a inclusão, cancelamento, consultas</w:t>
      </w:r>
      <w:r>
        <w:rPr>
          <w:rFonts w:ascii="Arial" w:eastAsia="Arial" w:hAnsi="Arial" w:cs="Arial"/>
        </w:rPr>
        <w:t xml:space="preserve"> </w:t>
      </w:r>
      <w:r w:rsidRPr="00286524">
        <w:rPr>
          <w:rFonts w:ascii="Arial" w:eastAsia="Arial" w:hAnsi="Arial" w:cs="Arial"/>
        </w:rPr>
        <w:t xml:space="preserve">e alteração de </w:t>
      </w:r>
      <w:r w:rsidR="00C638A6">
        <w:rPr>
          <w:rFonts w:ascii="Arial" w:eastAsia="Arial" w:hAnsi="Arial" w:cs="Arial"/>
        </w:rPr>
        <w:t>planos</w:t>
      </w:r>
      <w:r w:rsidR="00223042">
        <w:rPr>
          <w:rFonts w:ascii="Arial" w:eastAsia="Arial" w:hAnsi="Arial" w:cs="Arial"/>
        </w:rPr>
        <w:t xml:space="preserve">, que servirão para </w:t>
      </w:r>
      <w:r w:rsidR="00CE1C92">
        <w:rPr>
          <w:rFonts w:ascii="Arial" w:eastAsia="Arial" w:hAnsi="Arial" w:cs="Arial"/>
        </w:rPr>
        <w:t>agendar serviços automaticamente em uma frequência determinada pelo</w:t>
      </w:r>
      <w:r w:rsidR="006C32E2">
        <w:rPr>
          <w:rFonts w:ascii="Arial" w:eastAsia="Arial" w:hAnsi="Arial" w:cs="Arial"/>
        </w:rPr>
        <w:t xml:space="preserve"> cliente</w:t>
      </w:r>
      <w:r w:rsidRPr="00286524">
        <w:rPr>
          <w:rFonts w:ascii="Arial" w:eastAsia="Arial" w:hAnsi="Arial" w:cs="Arial"/>
        </w:rPr>
        <w:t>.</w:t>
      </w:r>
    </w:p>
    <w:p w14:paraId="5C26E489" w14:textId="77777777" w:rsidR="00A31F57" w:rsidRPr="00280D2E" w:rsidRDefault="00A31F57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 w:rsidRPr="00280D2E">
        <w:rPr>
          <w:rFonts w:ascii="Arial" w:eastAsia="Arial" w:hAnsi="Arial" w:cs="Arial"/>
        </w:rPr>
        <w:t xml:space="preserve">Para a inclusão de um novo plano, </w:t>
      </w:r>
      <w:r w:rsidR="00CE1C92" w:rsidRPr="00280D2E">
        <w:rPr>
          <w:rFonts w:ascii="Arial" w:eastAsia="Arial" w:hAnsi="Arial" w:cs="Arial"/>
        </w:rPr>
        <w:t>o animal e cliente</w:t>
      </w:r>
      <w:r w:rsidRPr="00280D2E">
        <w:rPr>
          <w:rFonts w:ascii="Arial" w:eastAsia="Arial" w:hAnsi="Arial" w:cs="Arial"/>
        </w:rPr>
        <w:t xml:space="preserve"> devem estar cadastrados</w:t>
      </w:r>
      <w:r w:rsidR="00280D2E">
        <w:rPr>
          <w:rFonts w:ascii="Arial" w:eastAsia="Arial" w:hAnsi="Arial" w:cs="Arial"/>
        </w:rPr>
        <w:t>. O</w:t>
      </w:r>
      <w:r w:rsidRPr="00280D2E">
        <w:rPr>
          <w:rFonts w:ascii="Arial" w:eastAsia="Arial" w:hAnsi="Arial" w:cs="Arial"/>
        </w:rPr>
        <w:t xml:space="preserve"> sistema </w:t>
      </w:r>
      <w:r w:rsidR="006B17E9" w:rsidRPr="00280D2E">
        <w:rPr>
          <w:rFonts w:ascii="Arial" w:eastAsia="Arial" w:hAnsi="Arial" w:cs="Arial"/>
        </w:rPr>
        <w:t xml:space="preserve">deve </w:t>
      </w:r>
      <w:r w:rsidRPr="00280D2E">
        <w:rPr>
          <w:rFonts w:ascii="Arial" w:eastAsia="Arial" w:hAnsi="Arial" w:cs="Arial"/>
        </w:rPr>
        <w:t>solicitar</w:t>
      </w:r>
      <w:r w:rsidR="006B17E9" w:rsidRPr="00280D2E">
        <w:rPr>
          <w:rFonts w:ascii="Arial" w:eastAsia="Arial" w:hAnsi="Arial" w:cs="Arial"/>
        </w:rPr>
        <w:t xml:space="preserve">: </w:t>
      </w:r>
      <w:r w:rsidR="00D859EA">
        <w:rPr>
          <w:rFonts w:ascii="Arial" w:eastAsia="Arial" w:hAnsi="Arial" w:cs="Arial"/>
        </w:rPr>
        <w:t>*</w:t>
      </w:r>
      <w:r w:rsidR="006B17E9" w:rsidRPr="00280D2E">
        <w:rPr>
          <w:rFonts w:ascii="Arial" w:eastAsia="Arial" w:hAnsi="Arial" w:cs="Arial"/>
        </w:rPr>
        <w:t xml:space="preserve">cliente, </w:t>
      </w:r>
      <w:r w:rsidR="00D859EA">
        <w:rPr>
          <w:rFonts w:ascii="Arial" w:eastAsia="Arial" w:hAnsi="Arial" w:cs="Arial"/>
        </w:rPr>
        <w:t>*</w:t>
      </w:r>
      <w:r w:rsidR="006B17E9" w:rsidRPr="00280D2E">
        <w:rPr>
          <w:rFonts w:ascii="Arial" w:eastAsia="Arial" w:hAnsi="Arial" w:cs="Arial"/>
        </w:rPr>
        <w:t>animal,</w:t>
      </w:r>
      <w:r w:rsidR="006F055A" w:rsidRPr="00280D2E">
        <w:rPr>
          <w:rFonts w:ascii="Arial" w:eastAsia="Arial" w:hAnsi="Arial" w:cs="Arial"/>
        </w:rPr>
        <w:t xml:space="preserve"> </w:t>
      </w:r>
      <w:r w:rsidR="00D859EA">
        <w:rPr>
          <w:rFonts w:ascii="Arial" w:eastAsia="Arial" w:hAnsi="Arial" w:cs="Arial"/>
        </w:rPr>
        <w:t>*</w:t>
      </w:r>
      <w:r w:rsidR="006F055A" w:rsidRPr="00280D2E">
        <w:rPr>
          <w:rFonts w:ascii="Arial" w:eastAsia="Arial" w:hAnsi="Arial" w:cs="Arial"/>
        </w:rPr>
        <w:t>tipo de serviço</w:t>
      </w:r>
      <w:r w:rsidR="000A570A">
        <w:rPr>
          <w:rFonts w:ascii="Arial" w:eastAsia="Arial" w:hAnsi="Arial" w:cs="Arial"/>
        </w:rPr>
        <w:t xml:space="preserve"> e</w:t>
      </w:r>
      <w:r w:rsidR="006F055A" w:rsidRPr="00280D2E">
        <w:rPr>
          <w:rFonts w:ascii="Arial" w:eastAsia="Arial" w:hAnsi="Arial" w:cs="Arial"/>
        </w:rPr>
        <w:t xml:space="preserve"> </w:t>
      </w:r>
      <w:r w:rsidR="00CE1C92" w:rsidRPr="00280D2E">
        <w:rPr>
          <w:rFonts w:ascii="Arial" w:eastAsia="Arial" w:hAnsi="Arial" w:cs="Arial"/>
        </w:rPr>
        <w:t xml:space="preserve">o </w:t>
      </w:r>
      <w:r w:rsidR="00D859EA">
        <w:rPr>
          <w:rFonts w:ascii="Arial" w:eastAsia="Arial" w:hAnsi="Arial" w:cs="Arial"/>
        </w:rPr>
        <w:t>*</w:t>
      </w:r>
      <w:r w:rsidR="00CE1C92" w:rsidRPr="00280D2E">
        <w:rPr>
          <w:rFonts w:ascii="Arial" w:eastAsia="Arial" w:hAnsi="Arial" w:cs="Arial"/>
        </w:rPr>
        <w:t>horário</w:t>
      </w:r>
      <w:r w:rsidRPr="00280D2E">
        <w:rPr>
          <w:rFonts w:ascii="Arial" w:eastAsia="Arial" w:hAnsi="Arial" w:cs="Arial"/>
        </w:rPr>
        <w:t xml:space="preserve"> </w:t>
      </w:r>
      <w:r w:rsidR="006B17E9" w:rsidRPr="00280D2E">
        <w:rPr>
          <w:rFonts w:ascii="Arial" w:eastAsia="Arial" w:hAnsi="Arial" w:cs="Arial"/>
        </w:rPr>
        <w:t xml:space="preserve">que </w:t>
      </w:r>
      <w:r w:rsidRPr="00280D2E">
        <w:rPr>
          <w:rFonts w:ascii="Arial" w:eastAsia="Arial" w:hAnsi="Arial" w:cs="Arial"/>
        </w:rPr>
        <w:t>o animal se</w:t>
      </w:r>
      <w:r w:rsidR="006B17E9" w:rsidRPr="00280D2E">
        <w:rPr>
          <w:rFonts w:ascii="Arial" w:eastAsia="Arial" w:hAnsi="Arial" w:cs="Arial"/>
        </w:rPr>
        <w:t>rá</w:t>
      </w:r>
      <w:r w:rsidRPr="00280D2E">
        <w:rPr>
          <w:rFonts w:ascii="Arial" w:eastAsia="Arial" w:hAnsi="Arial" w:cs="Arial"/>
        </w:rPr>
        <w:t xml:space="preserve"> </w:t>
      </w:r>
      <w:r w:rsidR="006B17E9" w:rsidRPr="00280D2E">
        <w:rPr>
          <w:rFonts w:ascii="Arial" w:eastAsia="Arial" w:hAnsi="Arial" w:cs="Arial"/>
        </w:rPr>
        <w:t>atendido pela empresa</w:t>
      </w:r>
      <w:r w:rsidRPr="00280D2E">
        <w:rPr>
          <w:rFonts w:ascii="Arial" w:eastAsia="Arial" w:hAnsi="Arial" w:cs="Arial"/>
        </w:rPr>
        <w:t>.</w:t>
      </w:r>
      <w:r w:rsidR="00D859EA">
        <w:rPr>
          <w:rFonts w:ascii="Arial" w:eastAsia="Arial" w:hAnsi="Arial" w:cs="Arial"/>
        </w:rPr>
        <w:t xml:space="preserve"> Além disso, o sistema deve solicitar a </w:t>
      </w:r>
      <w:r w:rsidR="008C3E1E">
        <w:rPr>
          <w:rFonts w:ascii="Arial" w:eastAsia="Arial" w:hAnsi="Arial" w:cs="Arial"/>
        </w:rPr>
        <w:t>*</w:t>
      </w:r>
      <w:r w:rsidR="00D859EA">
        <w:rPr>
          <w:rFonts w:ascii="Arial" w:eastAsia="Arial" w:hAnsi="Arial" w:cs="Arial"/>
        </w:rPr>
        <w:t xml:space="preserve">frequência </w:t>
      </w:r>
      <w:r w:rsidR="008C3E1E">
        <w:rPr>
          <w:rFonts w:ascii="Arial" w:eastAsia="Arial" w:hAnsi="Arial" w:cs="Arial"/>
        </w:rPr>
        <w:t>que o cliente irá pagar pelo serviço</w:t>
      </w:r>
      <w:r w:rsidR="00CC5424">
        <w:rPr>
          <w:rFonts w:ascii="Arial" w:eastAsia="Arial" w:hAnsi="Arial" w:cs="Arial"/>
        </w:rPr>
        <w:t xml:space="preserve"> e a frequência dos agendamentos</w:t>
      </w:r>
      <w:r w:rsidR="00D170C9">
        <w:rPr>
          <w:rFonts w:ascii="Arial" w:eastAsia="Arial" w:hAnsi="Arial" w:cs="Arial"/>
        </w:rPr>
        <w:t>, sendo ela</w:t>
      </w:r>
      <w:r w:rsidR="00CC5424">
        <w:rPr>
          <w:rFonts w:ascii="Arial" w:eastAsia="Arial" w:hAnsi="Arial" w:cs="Arial"/>
        </w:rPr>
        <w:t>s</w:t>
      </w:r>
      <w:r w:rsidR="00D170C9">
        <w:rPr>
          <w:rFonts w:ascii="Arial" w:eastAsia="Arial" w:hAnsi="Arial" w:cs="Arial"/>
        </w:rPr>
        <w:t xml:space="preserve"> em dias</w:t>
      </w:r>
      <w:r w:rsidR="009E278C">
        <w:rPr>
          <w:rFonts w:ascii="Arial" w:eastAsia="Arial" w:hAnsi="Arial" w:cs="Arial"/>
        </w:rPr>
        <w:t xml:space="preserve"> ou mês</w:t>
      </w:r>
      <w:r w:rsidR="008C3E1E">
        <w:rPr>
          <w:rFonts w:ascii="Arial" w:eastAsia="Arial" w:hAnsi="Arial" w:cs="Arial"/>
        </w:rPr>
        <w:t>.</w:t>
      </w:r>
    </w:p>
    <w:p w14:paraId="5B1A3A7A" w14:textId="77777777" w:rsidR="00A31F57" w:rsidRDefault="00A31F57" w:rsidP="00C72C5C">
      <w:pPr>
        <w:pStyle w:val="PargrafodaLista"/>
        <w:numPr>
          <w:ilvl w:val="2"/>
          <w:numId w:val="19"/>
        </w:numPr>
        <w:ind w:left="1985"/>
        <w:jc w:val="both"/>
        <w:rPr>
          <w:rFonts w:ascii="Arial" w:eastAsia="Arial" w:hAnsi="Arial" w:cs="Arial"/>
        </w:rPr>
      </w:pPr>
      <w:r w:rsidRPr="00D00FC9">
        <w:rPr>
          <w:rFonts w:ascii="Arial" w:eastAsia="Arial" w:hAnsi="Arial" w:cs="Arial"/>
        </w:rPr>
        <w:t xml:space="preserve">O sistema </w:t>
      </w:r>
      <w:r w:rsidR="006F055A">
        <w:rPr>
          <w:rFonts w:ascii="Arial" w:eastAsia="Arial" w:hAnsi="Arial" w:cs="Arial"/>
        </w:rPr>
        <w:t xml:space="preserve">deve </w:t>
      </w:r>
      <w:r w:rsidRPr="00D00FC9">
        <w:rPr>
          <w:rFonts w:ascii="Arial" w:eastAsia="Arial" w:hAnsi="Arial" w:cs="Arial"/>
        </w:rPr>
        <w:t>agendar</w:t>
      </w:r>
      <w:r>
        <w:rPr>
          <w:rFonts w:ascii="Arial" w:eastAsia="Arial" w:hAnsi="Arial" w:cs="Arial"/>
        </w:rPr>
        <w:t xml:space="preserve"> automaticamente o próximo </w:t>
      </w:r>
      <w:r w:rsidR="00E97738">
        <w:rPr>
          <w:rFonts w:ascii="Arial" w:eastAsia="Arial" w:hAnsi="Arial" w:cs="Arial"/>
        </w:rPr>
        <w:t>atendimento</w:t>
      </w:r>
      <w:r w:rsidR="00692A32">
        <w:rPr>
          <w:rFonts w:ascii="Arial" w:eastAsia="Arial" w:hAnsi="Arial" w:cs="Arial"/>
        </w:rPr>
        <w:t xml:space="preserve"> de acordo com o dia da semana e horário informados</w:t>
      </w:r>
      <w:r>
        <w:rPr>
          <w:rFonts w:ascii="Arial" w:eastAsia="Arial" w:hAnsi="Arial" w:cs="Arial"/>
        </w:rPr>
        <w:t>.</w:t>
      </w:r>
    </w:p>
    <w:p w14:paraId="18424AF1" w14:textId="77777777" w:rsidR="00C65556" w:rsidRPr="00976944" w:rsidRDefault="00692A32" w:rsidP="00976944">
      <w:pPr>
        <w:pStyle w:val="PargrafodaLista"/>
        <w:numPr>
          <w:ilvl w:val="2"/>
          <w:numId w:val="19"/>
        </w:numPr>
        <w:ind w:left="198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É permitido ap</w:t>
      </w:r>
      <w:r w:rsidR="00280D2E">
        <w:rPr>
          <w:rFonts w:ascii="Arial" w:eastAsia="Arial" w:hAnsi="Arial" w:cs="Arial"/>
        </w:rPr>
        <w:t>enas um plano por animal</w:t>
      </w:r>
      <w:r w:rsidR="00774DD8">
        <w:rPr>
          <w:rFonts w:ascii="Arial" w:eastAsia="Arial" w:hAnsi="Arial" w:cs="Arial"/>
        </w:rPr>
        <w:t xml:space="preserve"> e um ou mais serviços por plano</w:t>
      </w:r>
      <w:r w:rsidR="00280D2E">
        <w:rPr>
          <w:rFonts w:ascii="Arial" w:eastAsia="Arial" w:hAnsi="Arial" w:cs="Arial"/>
        </w:rPr>
        <w:t>.</w:t>
      </w:r>
    </w:p>
    <w:p w14:paraId="4241B340" w14:textId="77777777" w:rsidR="00A31F57" w:rsidRDefault="00A31F57" w:rsidP="00C72C5C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cancelamento do plano pode ser realizado a qualquer momento, por qualquer usuário do sistema.</w:t>
      </w:r>
    </w:p>
    <w:p w14:paraId="6D8684D3" w14:textId="77777777" w:rsidR="00F971AF" w:rsidRPr="00F971AF" w:rsidRDefault="00F971AF" w:rsidP="00F905E1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alteração dos </w:t>
      </w:r>
      <w:r w:rsidR="00733481">
        <w:rPr>
          <w:rFonts w:ascii="Arial" w:eastAsia="Arial" w:hAnsi="Arial" w:cs="Arial"/>
        </w:rPr>
        <w:t>planos</w:t>
      </w:r>
      <w:r>
        <w:rPr>
          <w:rFonts w:ascii="Arial" w:eastAsia="Arial" w:hAnsi="Arial" w:cs="Arial"/>
        </w:rPr>
        <w:t xml:space="preserve"> será permitida por qualquer usuário</w:t>
      </w:r>
      <w:r w:rsidR="00383485">
        <w:rPr>
          <w:rFonts w:ascii="Arial" w:eastAsia="Arial" w:hAnsi="Arial" w:cs="Arial"/>
        </w:rPr>
        <w:t xml:space="preserve"> n</w:t>
      </w:r>
      <w:r w:rsidR="00CC5424">
        <w:rPr>
          <w:rFonts w:ascii="Arial" w:eastAsia="Arial" w:hAnsi="Arial" w:cs="Arial"/>
        </w:rPr>
        <w:t xml:space="preserve">os seguintes dados: data, hora, </w:t>
      </w:r>
      <w:r w:rsidR="00070640">
        <w:rPr>
          <w:rFonts w:ascii="Arial" w:eastAsia="Arial" w:hAnsi="Arial" w:cs="Arial"/>
        </w:rPr>
        <w:t xml:space="preserve">tipos de </w:t>
      </w:r>
      <w:r w:rsidR="00CC5424">
        <w:rPr>
          <w:rFonts w:ascii="Arial" w:eastAsia="Arial" w:hAnsi="Arial" w:cs="Arial"/>
        </w:rPr>
        <w:t>serviços, frequência de agendamento e frequência de pagamento</w:t>
      </w:r>
      <w:r>
        <w:rPr>
          <w:rFonts w:ascii="Arial" w:eastAsia="Arial" w:hAnsi="Arial" w:cs="Arial"/>
        </w:rPr>
        <w:t>.</w:t>
      </w:r>
    </w:p>
    <w:p w14:paraId="5CA2860A" w14:textId="77777777" w:rsidR="00A31F57" w:rsidRPr="009054D7" w:rsidRDefault="00A31F57" w:rsidP="00C72C5C">
      <w:pPr>
        <w:pStyle w:val="PargrafodaLista"/>
        <w:numPr>
          <w:ilvl w:val="1"/>
          <w:numId w:val="1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consulta dos planos ativos pode ser feita por qualquer usuário</w:t>
      </w:r>
      <w:r w:rsidR="003B3267">
        <w:rPr>
          <w:rFonts w:ascii="Arial" w:eastAsia="Arial" w:hAnsi="Arial" w:cs="Arial"/>
        </w:rPr>
        <w:t xml:space="preserve"> através do código </w:t>
      </w:r>
      <w:r w:rsidRPr="00B23AF9">
        <w:rPr>
          <w:rFonts w:ascii="Arial" w:eastAsia="Arial" w:hAnsi="Arial" w:cs="Arial"/>
        </w:rPr>
        <w:t>ou nome</w:t>
      </w:r>
      <w:r w:rsidR="003B3267">
        <w:rPr>
          <w:rFonts w:ascii="Arial" w:eastAsia="Arial" w:hAnsi="Arial" w:cs="Arial"/>
        </w:rPr>
        <w:t xml:space="preserve"> do cliente</w:t>
      </w:r>
      <w:r w:rsidRPr="00B23AF9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</w:t>
      </w:r>
    </w:p>
    <w:p w14:paraId="61FD2358" w14:textId="77777777" w:rsidR="00A31F57" w:rsidRPr="00AF3273" w:rsidRDefault="00A31F57" w:rsidP="00C72C5C">
      <w:pPr>
        <w:jc w:val="both"/>
        <w:rPr>
          <w:rFonts w:ascii="Arial" w:eastAsia="Arial" w:hAnsi="Arial" w:cs="Arial"/>
        </w:rPr>
      </w:pPr>
    </w:p>
    <w:p w14:paraId="4741CE85" w14:textId="77777777" w:rsidR="00FF66A1" w:rsidRPr="00E72404" w:rsidRDefault="00C92C85" w:rsidP="00C72C5C">
      <w:pPr>
        <w:spacing w:line="360" w:lineRule="auto"/>
        <w:jc w:val="both"/>
        <w:rPr>
          <w:rFonts w:ascii="Arial" w:hAnsi="Arial" w:cs="Arial"/>
          <w:b/>
          <w:sz w:val="24"/>
        </w:rPr>
      </w:pPr>
      <w:bookmarkStart w:id="38" w:name="_Hlk517600212"/>
      <w:r w:rsidRPr="00E72404">
        <w:rPr>
          <w:rFonts w:ascii="Arial" w:hAnsi="Arial" w:cs="Arial"/>
          <w:b/>
          <w:sz w:val="24"/>
        </w:rPr>
        <w:t>RF</w:t>
      </w:r>
      <w:r>
        <w:rPr>
          <w:rFonts w:ascii="Arial" w:hAnsi="Arial" w:cs="Arial"/>
          <w:b/>
          <w:sz w:val="24"/>
        </w:rPr>
        <w:t>07</w:t>
      </w:r>
      <w:r w:rsidRPr="00E72404">
        <w:rPr>
          <w:rFonts w:ascii="Arial" w:hAnsi="Arial" w:cs="Arial"/>
          <w:b/>
          <w:sz w:val="24"/>
        </w:rPr>
        <w:t xml:space="preserve"> </w:t>
      </w:r>
      <w:r w:rsidR="00FF66A1" w:rsidRPr="00E72404">
        <w:rPr>
          <w:rFonts w:ascii="Arial" w:hAnsi="Arial" w:cs="Arial"/>
          <w:b/>
          <w:sz w:val="24"/>
        </w:rPr>
        <w:t>– Gerenciar Agendamentos</w:t>
      </w:r>
    </w:p>
    <w:p w14:paraId="429C9F34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0D947465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13420CC1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67EFF538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7B9F4C84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294768BA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33897C51" w14:textId="77777777" w:rsidR="00C92C85" w:rsidRPr="00C92C85" w:rsidRDefault="00C92C85" w:rsidP="00C92C85">
      <w:pPr>
        <w:pStyle w:val="PargrafodaLista"/>
        <w:numPr>
          <w:ilvl w:val="0"/>
          <w:numId w:val="22"/>
        </w:numPr>
        <w:jc w:val="both"/>
        <w:rPr>
          <w:rFonts w:ascii="Arial" w:eastAsia="Arial" w:hAnsi="Arial" w:cs="Arial"/>
          <w:vanish/>
        </w:rPr>
      </w:pPr>
    </w:p>
    <w:p w14:paraId="3C72F39C" w14:textId="77777777" w:rsidR="00C43CB3" w:rsidRDefault="00FF66A1" w:rsidP="00193A54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sistema deve permitir a </w:t>
      </w:r>
      <w:r w:rsidR="001D44DC">
        <w:rPr>
          <w:rFonts w:ascii="Arial" w:eastAsia="Arial" w:hAnsi="Arial" w:cs="Arial"/>
        </w:rPr>
        <w:t>inclu</w:t>
      </w:r>
      <w:r w:rsidR="00E97738">
        <w:rPr>
          <w:rFonts w:ascii="Arial" w:eastAsia="Arial" w:hAnsi="Arial" w:cs="Arial"/>
        </w:rPr>
        <w:t>são</w:t>
      </w:r>
      <w:r w:rsidRPr="00E72404">
        <w:rPr>
          <w:rFonts w:ascii="Arial" w:eastAsia="Arial" w:hAnsi="Arial" w:cs="Arial"/>
        </w:rPr>
        <w:t>, alteração, cancelam</w:t>
      </w:r>
      <w:r w:rsidR="004D48B2" w:rsidRPr="00E52308">
        <w:rPr>
          <w:rFonts w:ascii="Arial" w:eastAsia="Arial" w:hAnsi="Arial" w:cs="Arial"/>
        </w:rPr>
        <w:t>ento e consulta de agendamentos</w:t>
      </w:r>
      <w:r w:rsidR="00C43CB3">
        <w:rPr>
          <w:rFonts w:ascii="Arial" w:eastAsia="Arial" w:hAnsi="Arial" w:cs="Arial"/>
        </w:rPr>
        <w:t>.</w:t>
      </w:r>
    </w:p>
    <w:p w14:paraId="20F88CC1" w14:textId="77777777" w:rsidR="00EC5C3C" w:rsidRDefault="00FF66A1" w:rsidP="00C043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C0435C">
        <w:rPr>
          <w:rFonts w:ascii="Arial" w:eastAsia="Arial" w:hAnsi="Arial" w:cs="Arial"/>
        </w:rPr>
        <w:t xml:space="preserve">Para </w:t>
      </w:r>
      <w:r w:rsidR="00362CAB" w:rsidRPr="00C0435C">
        <w:rPr>
          <w:rFonts w:ascii="Arial" w:eastAsia="Arial" w:hAnsi="Arial" w:cs="Arial"/>
        </w:rPr>
        <w:t xml:space="preserve">incluir </w:t>
      </w:r>
      <w:r w:rsidR="0029032A" w:rsidRPr="00C0435C">
        <w:rPr>
          <w:rFonts w:ascii="Arial" w:eastAsia="Arial" w:hAnsi="Arial" w:cs="Arial"/>
        </w:rPr>
        <w:t xml:space="preserve">um </w:t>
      </w:r>
      <w:r w:rsidRPr="00C0435C">
        <w:rPr>
          <w:rFonts w:ascii="Arial" w:eastAsia="Arial" w:hAnsi="Arial" w:cs="Arial"/>
        </w:rPr>
        <w:t>agendamento</w:t>
      </w:r>
      <w:r w:rsidR="00AF07D1" w:rsidRPr="00C0435C">
        <w:rPr>
          <w:rFonts w:ascii="Arial" w:eastAsia="Arial" w:hAnsi="Arial" w:cs="Arial"/>
        </w:rPr>
        <w:t>,</w:t>
      </w:r>
      <w:r w:rsidR="00C43CB3" w:rsidRPr="00C0435C">
        <w:rPr>
          <w:rFonts w:ascii="Arial" w:eastAsia="Arial" w:hAnsi="Arial" w:cs="Arial"/>
        </w:rPr>
        <w:t xml:space="preserve"> o cliente e o animal</w:t>
      </w:r>
      <w:r w:rsidR="00AA5953">
        <w:rPr>
          <w:rFonts w:ascii="Arial" w:eastAsia="Arial" w:hAnsi="Arial" w:cs="Arial"/>
        </w:rPr>
        <w:t>(</w:t>
      </w:r>
      <w:r w:rsidR="008218B9">
        <w:rPr>
          <w:rFonts w:ascii="Arial" w:eastAsia="Arial" w:hAnsi="Arial" w:cs="Arial"/>
        </w:rPr>
        <w:t>i</w:t>
      </w:r>
      <w:r w:rsidR="00AA5953">
        <w:rPr>
          <w:rFonts w:ascii="Arial" w:eastAsia="Arial" w:hAnsi="Arial" w:cs="Arial"/>
        </w:rPr>
        <w:t>s)</w:t>
      </w:r>
      <w:r w:rsidR="00C43CB3" w:rsidRPr="00C0435C">
        <w:rPr>
          <w:rFonts w:ascii="Arial" w:eastAsia="Arial" w:hAnsi="Arial" w:cs="Arial"/>
        </w:rPr>
        <w:t xml:space="preserve"> deve</w:t>
      </w:r>
      <w:r w:rsidR="00372754" w:rsidRPr="00C0435C">
        <w:rPr>
          <w:rFonts w:ascii="Arial" w:eastAsia="Arial" w:hAnsi="Arial" w:cs="Arial"/>
        </w:rPr>
        <w:t xml:space="preserve">m estar cadastrados. </w:t>
      </w:r>
      <w:r w:rsidR="00EC5C3C" w:rsidRPr="00C0435C">
        <w:rPr>
          <w:rFonts w:ascii="Arial" w:eastAsia="Arial" w:hAnsi="Arial" w:cs="Arial"/>
        </w:rPr>
        <w:t xml:space="preserve">O sistema deve solicitar os seguintes dados: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 xml:space="preserve">cliente,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anima</w:t>
      </w:r>
      <w:r w:rsidR="002D4B9D">
        <w:rPr>
          <w:rFonts w:ascii="Arial" w:eastAsia="Arial" w:hAnsi="Arial" w:cs="Arial"/>
        </w:rPr>
        <w:t>l(</w:t>
      </w:r>
      <w:r w:rsidR="008218B9">
        <w:rPr>
          <w:rFonts w:ascii="Arial" w:eastAsia="Arial" w:hAnsi="Arial" w:cs="Arial"/>
        </w:rPr>
        <w:t>i</w:t>
      </w:r>
      <w:r w:rsidR="004A7584">
        <w:rPr>
          <w:rFonts w:ascii="Arial" w:eastAsia="Arial" w:hAnsi="Arial" w:cs="Arial"/>
        </w:rPr>
        <w:t>s</w:t>
      </w:r>
      <w:r w:rsidR="002D4B9D">
        <w:rPr>
          <w:rFonts w:ascii="Arial" w:eastAsia="Arial" w:hAnsi="Arial" w:cs="Arial"/>
        </w:rPr>
        <w:t>)</w:t>
      </w:r>
      <w:r w:rsidR="00E31147">
        <w:rPr>
          <w:rFonts w:ascii="Arial" w:eastAsia="Arial" w:hAnsi="Arial" w:cs="Arial"/>
        </w:rPr>
        <w:t>,</w:t>
      </w:r>
      <w:r w:rsidR="00EC5C3C" w:rsidRPr="00C0435C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data</w:t>
      </w:r>
      <w:r w:rsidR="00FA6FEE">
        <w:rPr>
          <w:rFonts w:ascii="Arial" w:eastAsia="Arial" w:hAnsi="Arial" w:cs="Arial"/>
        </w:rPr>
        <w:t xml:space="preserve"> e</w:t>
      </w:r>
      <w:r w:rsidR="00EC5C3C" w:rsidRPr="00C0435C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 xml:space="preserve">hora </w:t>
      </w:r>
      <w:r w:rsidR="00FA6FEE">
        <w:rPr>
          <w:rFonts w:ascii="Arial" w:eastAsia="Arial" w:hAnsi="Arial" w:cs="Arial"/>
        </w:rPr>
        <w:t>do</w:t>
      </w:r>
      <w:r w:rsidR="00EC5C3C" w:rsidRPr="00C0435C">
        <w:rPr>
          <w:rFonts w:ascii="Arial" w:eastAsia="Arial" w:hAnsi="Arial" w:cs="Arial"/>
        </w:rPr>
        <w:t xml:space="preserve"> atendimento,</w:t>
      </w:r>
      <w:r w:rsidR="00FA6FEE">
        <w:rPr>
          <w:rFonts w:ascii="Arial" w:eastAsia="Arial" w:hAnsi="Arial" w:cs="Arial"/>
        </w:rPr>
        <w:t xml:space="preserve"> </w:t>
      </w:r>
      <w:r w:rsidR="00E21979" w:rsidRPr="00C0435C">
        <w:rPr>
          <w:rFonts w:ascii="Arial" w:eastAsia="Arial" w:hAnsi="Arial" w:cs="Arial"/>
        </w:rPr>
        <w:t>*</w:t>
      </w:r>
      <w:r w:rsidR="00EC5C3C" w:rsidRPr="00C0435C">
        <w:rPr>
          <w:rFonts w:ascii="Arial" w:eastAsia="Arial" w:hAnsi="Arial" w:cs="Arial"/>
        </w:rPr>
        <w:t>serviço</w:t>
      </w:r>
      <w:r w:rsidR="00C0435C" w:rsidRPr="00C0435C">
        <w:rPr>
          <w:rFonts w:ascii="Arial" w:eastAsia="Arial" w:hAnsi="Arial" w:cs="Arial"/>
        </w:rPr>
        <w:t>s</w:t>
      </w:r>
      <w:r w:rsidR="00FA6FEE">
        <w:rPr>
          <w:rFonts w:ascii="Arial" w:eastAsia="Arial" w:hAnsi="Arial" w:cs="Arial"/>
        </w:rPr>
        <w:t xml:space="preserve"> a serem prestados</w:t>
      </w:r>
      <w:r w:rsidR="00E31147">
        <w:rPr>
          <w:rFonts w:ascii="Arial" w:eastAsia="Arial" w:hAnsi="Arial" w:cs="Arial"/>
        </w:rPr>
        <w:t xml:space="preserve">, se já está *pago o serviço, </w:t>
      </w:r>
      <w:r w:rsidR="000A570A">
        <w:rPr>
          <w:rFonts w:ascii="Arial" w:eastAsia="Arial" w:hAnsi="Arial" w:cs="Arial"/>
        </w:rPr>
        <w:t xml:space="preserve">observação, </w:t>
      </w:r>
      <w:r w:rsidR="00FA6FEE">
        <w:rPr>
          <w:rFonts w:ascii="Arial" w:eastAsia="Arial" w:hAnsi="Arial" w:cs="Arial"/>
        </w:rPr>
        <w:t xml:space="preserve">se o animal será </w:t>
      </w:r>
      <w:r w:rsidR="00E31147">
        <w:rPr>
          <w:rFonts w:ascii="Arial" w:eastAsia="Arial" w:hAnsi="Arial" w:cs="Arial"/>
        </w:rPr>
        <w:t>*</w:t>
      </w:r>
      <w:r w:rsidR="00FA6FEE">
        <w:rPr>
          <w:rFonts w:ascii="Arial" w:eastAsia="Arial" w:hAnsi="Arial" w:cs="Arial"/>
        </w:rPr>
        <w:t>buscado</w:t>
      </w:r>
      <w:r w:rsidR="00E31147">
        <w:rPr>
          <w:rFonts w:ascii="Arial" w:eastAsia="Arial" w:hAnsi="Arial" w:cs="Arial"/>
        </w:rPr>
        <w:t xml:space="preserve"> e</w:t>
      </w:r>
      <w:r w:rsidR="00FA6FEE">
        <w:rPr>
          <w:rFonts w:ascii="Arial" w:eastAsia="Arial" w:hAnsi="Arial" w:cs="Arial"/>
        </w:rPr>
        <w:t xml:space="preserve"> </w:t>
      </w:r>
      <w:r w:rsidR="00E31147">
        <w:rPr>
          <w:rFonts w:ascii="Arial" w:eastAsia="Arial" w:hAnsi="Arial" w:cs="Arial"/>
        </w:rPr>
        <w:t>*</w:t>
      </w:r>
      <w:r w:rsidR="00FA6FEE">
        <w:rPr>
          <w:rFonts w:ascii="Arial" w:eastAsia="Arial" w:hAnsi="Arial" w:cs="Arial"/>
        </w:rPr>
        <w:t>entregue na residência do cliente</w:t>
      </w:r>
      <w:r w:rsidR="00EC5C3C" w:rsidRPr="00C0435C">
        <w:rPr>
          <w:rFonts w:ascii="Arial" w:eastAsia="Arial" w:hAnsi="Arial" w:cs="Arial"/>
        </w:rPr>
        <w:t>.</w:t>
      </w:r>
      <w:r w:rsidR="00E31147">
        <w:rPr>
          <w:rFonts w:ascii="Arial" w:eastAsia="Arial" w:hAnsi="Arial" w:cs="Arial"/>
        </w:rPr>
        <w:t xml:space="preserve"> </w:t>
      </w:r>
    </w:p>
    <w:p w14:paraId="7A3C7CDC" w14:textId="77777777" w:rsidR="00771B68" w:rsidRPr="00C0435C" w:rsidRDefault="00771B68" w:rsidP="00B46FC0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Caso já houver um ou mais agendamentos marcados para aquele horário e data, o sistema deve apenas avisar o usuário, não impedindo a finalização do processo.</w:t>
      </w:r>
    </w:p>
    <w:p w14:paraId="7D8EFF53" w14:textId="77777777" w:rsidR="001C0E6F" w:rsidRDefault="00372754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="00FF66A1" w:rsidRPr="00E72404">
        <w:rPr>
          <w:rFonts w:ascii="Arial" w:eastAsia="Arial" w:hAnsi="Arial" w:cs="Arial"/>
        </w:rPr>
        <w:t xml:space="preserve"> sistema</w:t>
      </w:r>
      <w:r w:rsidR="00EC5C3C">
        <w:rPr>
          <w:rFonts w:ascii="Arial" w:eastAsia="Arial" w:hAnsi="Arial" w:cs="Arial"/>
        </w:rPr>
        <w:t>, após a escolha de um cliente,</w:t>
      </w:r>
      <w:r w:rsidR="00FF66A1" w:rsidRPr="00E72404">
        <w:rPr>
          <w:rFonts w:ascii="Arial" w:eastAsia="Arial" w:hAnsi="Arial" w:cs="Arial"/>
        </w:rPr>
        <w:t xml:space="preserve"> deve </w:t>
      </w:r>
      <w:r w:rsidR="00EC5C3C">
        <w:rPr>
          <w:rFonts w:ascii="Arial" w:eastAsia="Arial" w:hAnsi="Arial" w:cs="Arial"/>
        </w:rPr>
        <w:t xml:space="preserve">apresentar </w:t>
      </w:r>
      <w:r w:rsidR="00AF07D1">
        <w:rPr>
          <w:rFonts w:ascii="Arial" w:eastAsia="Arial" w:hAnsi="Arial" w:cs="Arial"/>
        </w:rPr>
        <w:t>os</w:t>
      </w:r>
      <w:r w:rsidR="00FF66A1" w:rsidRPr="00E72404">
        <w:rPr>
          <w:rFonts w:ascii="Arial" w:eastAsia="Arial" w:hAnsi="Arial" w:cs="Arial"/>
        </w:rPr>
        <w:t xml:space="preserve"> </w:t>
      </w:r>
      <w:r w:rsidR="00AF07D1">
        <w:rPr>
          <w:rFonts w:ascii="Arial" w:eastAsia="Arial" w:hAnsi="Arial" w:cs="Arial"/>
        </w:rPr>
        <w:t xml:space="preserve">seguintes </w:t>
      </w:r>
      <w:r w:rsidR="00FF66A1" w:rsidRPr="00E72404">
        <w:rPr>
          <w:rFonts w:ascii="Arial" w:eastAsia="Arial" w:hAnsi="Arial" w:cs="Arial"/>
        </w:rPr>
        <w:t>dados do cliente</w:t>
      </w:r>
      <w:r w:rsidR="00AF07D1">
        <w:rPr>
          <w:rFonts w:ascii="Arial" w:eastAsia="Arial" w:hAnsi="Arial" w:cs="Arial"/>
        </w:rPr>
        <w:t>:</w:t>
      </w:r>
      <w:r w:rsidR="00FF66A1" w:rsidRPr="00E72404">
        <w:rPr>
          <w:rFonts w:ascii="Arial" w:eastAsia="Arial" w:hAnsi="Arial" w:cs="Arial"/>
        </w:rPr>
        <w:t xml:space="preserve"> </w:t>
      </w:r>
      <w:r w:rsidR="00AF07D1" w:rsidRPr="0026309E">
        <w:rPr>
          <w:rFonts w:ascii="Arial" w:eastAsia="Arial" w:hAnsi="Arial" w:cs="Arial"/>
        </w:rPr>
        <w:t>nome, CPF, endereço</w:t>
      </w:r>
      <w:r w:rsidR="00AF07D1">
        <w:rPr>
          <w:rFonts w:ascii="Arial" w:eastAsia="Arial" w:hAnsi="Arial" w:cs="Arial"/>
        </w:rPr>
        <w:t xml:space="preserve">, </w:t>
      </w:r>
      <w:r w:rsidR="00AF07D1" w:rsidRPr="0026309E">
        <w:rPr>
          <w:rFonts w:ascii="Arial" w:eastAsia="Arial" w:hAnsi="Arial" w:cs="Arial"/>
        </w:rPr>
        <w:t>telefon</w:t>
      </w:r>
      <w:r w:rsidR="00AF07D1">
        <w:rPr>
          <w:rFonts w:ascii="Arial" w:eastAsia="Arial" w:hAnsi="Arial" w:cs="Arial"/>
        </w:rPr>
        <w:t>e</w:t>
      </w:r>
      <w:r w:rsidR="00E72934">
        <w:rPr>
          <w:rFonts w:ascii="Arial" w:eastAsia="Arial" w:hAnsi="Arial" w:cs="Arial"/>
        </w:rPr>
        <w:t xml:space="preserve"> e</w:t>
      </w:r>
      <w:r w:rsidR="00AF07D1">
        <w:rPr>
          <w:rFonts w:ascii="Arial" w:eastAsia="Arial" w:hAnsi="Arial" w:cs="Arial"/>
        </w:rPr>
        <w:t xml:space="preserve"> animais</w:t>
      </w:r>
      <w:r w:rsidR="00EC5C3C">
        <w:rPr>
          <w:rFonts w:ascii="Arial" w:eastAsia="Arial" w:hAnsi="Arial" w:cs="Arial"/>
        </w:rPr>
        <w:t xml:space="preserve"> cadastrados </w:t>
      </w:r>
      <w:r w:rsidR="00E72934">
        <w:rPr>
          <w:rFonts w:ascii="Arial" w:eastAsia="Arial" w:hAnsi="Arial" w:cs="Arial"/>
        </w:rPr>
        <w:t>d</w:t>
      </w:r>
      <w:r w:rsidR="00EC5C3C">
        <w:rPr>
          <w:rFonts w:ascii="Arial" w:eastAsia="Arial" w:hAnsi="Arial" w:cs="Arial"/>
        </w:rPr>
        <w:t>este cliente</w:t>
      </w:r>
      <w:r w:rsidR="00AF07D1">
        <w:rPr>
          <w:rFonts w:ascii="Arial" w:eastAsia="Arial" w:hAnsi="Arial" w:cs="Arial"/>
        </w:rPr>
        <w:t xml:space="preserve">. </w:t>
      </w:r>
    </w:p>
    <w:p w14:paraId="71E619A5" w14:textId="77777777" w:rsidR="00C43CB3" w:rsidRDefault="00FF66A1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agendamento pode ter </w:t>
      </w:r>
      <w:r w:rsidR="00AF07D1" w:rsidRPr="00E72404">
        <w:rPr>
          <w:rFonts w:ascii="Arial" w:eastAsia="Arial" w:hAnsi="Arial" w:cs="Arial"/>
        </w:rPr>
        <w:t>cinco</w:t>
      </w:r>
      <w:r w:rsidRPr="00E72404">
        <w:rPr>
          <w:rFonts w:ascii="Arial" w:eastAsia="Arial" w:hAnsi="Arial" w:cs="Arial"/>
        </w:rPr>
        <w:t xml:space="preserve"> status diferentes: a fazer, em andamento, </w:t>
      </w:r>
      <w:r w:rsidR="00C611D8" w:rsidRPr="00E72404">
        <w:rPr>
          <w:rFonts w:ascii="Arial" w:eastAsia="Arial" w:hAnsi="Arial" w:cs="Arial"/>
        </w:rPr>
        <w:t xml:space="preserve">atrasado, </w:t>
      </w:r>
      <w:r w:rsidRPr="00E72404">
        <w:rPr>
          <w:rFonts w:ascii="Arial" w:eastAsia="Arial" w:hAnsi="Arial" w:cs="Arial"/>
        </w:rPr>
        <w:t>cancelado e finalizado.</w:t>
      </w:r>
    </w:p>
    <w:p w14:paraId="2372D0F2" w14:textId="77777777" w:rsidR="00FF66A1" w:rsidRPr="00E72404" w:rsidRDefault="00FF66A1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>Ao criar um agendamento, o status do serviço deve constar como “a fazer”.</w:t>
      </w:r>
    </w:p>
    <w:p w14:paraId="06C68D17" w14:textId="77777777" w:rsidR="00D905DB" w:rsidRPr="00E72404" w:rsidRDefault="00C611D8" w:rsidP="00C72C5C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Q</w:t>
      </w:r>
      <w:r w:rsidR="00FF66A1" w:rsidRPr="00E72404">
        <w:rPr>
          <w:rFonts w:ascii="Arial" w:eastAsia="Arial" w:hAnsi="Arial" w:cs="Arial"/>
        </w:rPr>
        <w:t xml:space="preserve">uando chegar o horário e data do serviço, </w:t>
      </w:r>
      <w:r w:rsidR="00FA6FEE">
        <w:rPr>
          <w:rFonts w:ascii="Arial" w:eastAsia="Arial" w:hAnsi="Arial" w:cs="Arial"/>
        </w:rPr>
        <w:t xml:space="preserve">o sistema </w:t>
      </w:r>
      <w:r w:rsidR="007634BD">
        <w:rPr>
          <w:rFonts w:ascii="Arial" w:eastAsia="Arial" w:hAnsi="Arial" w:cs="Arial"/>
        </w:rPr>
        <w:t>deve permitir</w:t>
      </w:r>
      <w:r w:rsidR="009963C6">
        <w:rPr>
          <w:rFonts w:ascii="Arial" w:eastAsia="Arial" w:hAnsi="Arial" w:cs="Arial"/>
        </w:rPr>
        <w:t xml:space="preserve"> que </w:t>
      </w:r>
      <w:r w:rsidR="000A570A">
        <w:rPr>
          <w:rFonts w:ascii="Arial" w:eastAsia="Arial" w:hAnsi="Arial" w:cs="Arial"/>
        </w:rPr>
        <w:t>seja</w:t>
      </w:r>
      <w:r w:rsidR="00964539">
        <w:rPr>
          <w:rFonts w:ascii="Arial" w:eastAsia="Arial" w:hAnsi="Arial" w:cs="Arial"/>
        </w:rPr>
        <w:t xml:space="preserve"> </w:t>
      </w:r>
      <w:r w:rsidR="00D905DB">
        <w:rPr>
          <w:rFonts w:ascii="Arial" w:eastAsia="Arial" w:hAnsi="Arial" w:cs="Arial"/>
        </w:rPr>
        <w:t>selecionado</w:t>
      </w:r>
      <w:r>
        <w:rPr>
          <w:rFonts w:ascii="Arial" w:eastAsia="Arial" w:hAnsi="Arial" w:cs="Arial"/>
        </w:rPr>
        <w:t xml:space="preserve"> pelo usuário uma das seguintes opções: remarcar (status continuará com</w:t>
      </w:r>
      <w:r w:rsidR="00E31147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 xml:space="preserve"> “a fazer”, mas com outro horário ou data</w:t>
      </w:r>
      <w:r w:rsidR="00E73BB0">
        <w:rPr>
          <w:rFonts w:ascii="Arial" w:eastAsia="Arial" w:hAnsi="Arial" w:cs="Arial"/>
        </w:rPr>
        <w:t xml:space="preserve"> fornecido pelo usuário</w:t>
      </w:r>
      <w:r>
        <w:rPr>
          <w:rFonts w:ascii="Arial" w:eastAsia="Arial" w:hAnsi="Arial" w:cs="Arial"/>
        </w:rPr>
        <w:t>), cancelar (status mudará para “cancelado”) ou confirmar (status mudará para “em andamento”)</w:t>
      </w:r>
      <w:r w:rsidR="00FF66A1" w:rsidRPr="00E72404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O usuário poderá selecionar </w:t>
      </w:r>
      <w:r w:rsidR="00E73BB0">
        <w:rPr>
          <w:rFonts w:ascii="Arial" w:eastAsia="Arial" w:hAnsi="Arial" w:cs="Arial"/>
        </w:rPr>
        <w:t>alguma dessas opções</w:t>
      </w:r>
      <w:r>
        <w:rPr>
          <w:rFonts w:ascii="Arial" w:eastAsia="Arial" w:hAnsi="Arial" w:cs="Arial"/>
        </w:rPr>
        <w:t xml:space="preserve"> em outro momento determinado por ele, mas enquanto isso, o status será marcado como “atrasado”</w:t>
      </w:r>
      <w:r w:rsidR="004A7584">
        <w:rPr>
          <w:rFonts w:ascii="Arial" w:eastAsia="Arial" w:hAnsi="Arial" w:cs="Arial"/>
        </w:rPr>
        <w:t xml:space="preserve"> pelo sistema</w:t>
      </w:r>
      <w:r>
        <w:rPr>
          <w:rFonts w:ascii="Arial" w:eastAsia="Arial" w:hAnsi="Arial" w:cs="Arial"/>
        </w:rPr>
        <w:t>.</w:t>
      </w:r>
    </w:p>
    <w:p w14:paraId="0A1F4F2D" w14:textId="77777777" w:rsidR="00F308A9" w:rsidRDefault="00FF66A1" w:rsidP="00F308A9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O status do agendamento será </w:t>
      </w:r>
      <w:r w:rsidR="00964539">
        <w:rPr>
          <w:rFonts w:ascii="Arial" w:eastAsia="Arial" w:hAnsi="Arial" w:cs="Arial"/>
        </w:rPr>
        <w:t xml:space="preserve">contado como </w:t>
      </w:r>
      <w:r w:rsidRPr="00E72404">
        <w:rPr>
          <w:rFonts w:ascii="Arial" w:eastAsia="Arial" w:hAnsi="Arial" w:cs="Arial"/>
        </w:rPr>
        <w:t>“finalizado” quando</w:t>
      </w:r>
      <w:r w:rsidR="00964539">
        <w:rPr>
          <w:rFonts w:ascii="Arial" w:eastAsia="Arial" w:hAnsi="Arial" w:cs="Arial"/>
        </w:rPr>
        <w:t xml:space="preserve"> o usuário informar para o sistema que o serviço já foi finalizado</w:t>
      </w:r>
      <w:r w:rsidR="00B419CD">
        <w:rPr>
          <w:rFonts w:ascii="Arial" w:eastAsia="Arial" w:hAnsi="Arial" w:cs="Arial"/>
        </w:rPr>
        <w:t>.</w:t>
      </w:r>
    </w:p>
    <w:p w14:paraId="6E2D1E14" w14:textId="77777777" w:rsidR="00FF66A1" w:rsidRPr="00F308A9" w:rsidRDefault="004A76B0" w:rsidP="00F308A9">
      <w:pPr>
        <w:pStyle w:val="PargrafodaLista"/>
        <w:numPr>
          <w:ilvl w:val="2"/>
          <w:numId w:val="22"/>
        </w:numPr>
        <w:ind w:left="1984"/>
        <w:jc w:val="both"/>
        <w:rPr>
          <w:rFonts w:ascii="Arial" w:eastAsia="Arial" w:hAnsi="Arial" w:cs="Arial"/>
        </w:rPr>
      </w:pPr>
      <w:r w:rsidRPr="00F308A9">
        <w:rPr>
          <w:rFonts w:ascii="Arial" w:eastAsia="Arial" w:hAnsi="Arial" w:cs="Arial"/>
        </w:rPr>
        <w:t>Ao constar como finalizado, o sistema deve verificar se o animal possui plano</w:t>
      </w:r>
      <w:r w:rsidR="00E72934">
        <w:rPr>
          <w:rFonts w:ascii="Arial" w:eastAsia="Arial" w:hAnsi="Arial" w:cs="Arial"/>
        </w:rPr>
        <w:t xml:space="preserve"> e se o atendimento ainda não foi pago</w:t>
      </w:r>
      <w:r w:rsidRPr="00F308A9">
        <w:rPr>
          <w:rFonts w:ascii="Arial" w:eastAsia="Arial" w:hAnsi="Arial" w:cs="Arial"/>
        </w:rPr>
        <w:t xml:space="preserve">, caso </w:t>
      </w:r>
      <w:r w:rsidR="00E72934">
        <w:rPr>
          <w:rFonts w:ascii="Arial" w:eastAsia="Arial" w:hAnsi="Arial" w:cs="Arial"/>
        </w:rPr>
        <w:t>nenhuma dessas afirmações seja verdadeira</w:t>
      </w:r>
      <w:r w:rsidRPr="00F308A9">
        <w:rPr>
          <w:rFonts w:ascii="Arial" w:eastAsia="Arial" w:hAnsi="Arial" w:cs="Arial"/>
        </w:rPr>
        <w:t xml:space="preserve">, o sistema deve solicitar </w:t>
      </w:r>
      <w:r w:rsidR="00E72934">
        <w:rPr>
          <w:rFonts w:ascii="Arial" w:eastAsia="Arial" w:hAnsi="Arial" w:cs="Arial"/>
        </w:rPr>
        <w:t>a confirmação d</w:t>
      </w:r>
      <w:r w:rsidRPr="00F308A9">
        <w:rPr>
          <w:rFonts w:ascii="Arial" w:eastAsia="Arial" w:hAnsi="Arial" w:cs="Arial"/>
        </w:rPr>
        <w:t>o pagamento do serviço (RF08)</w:t>
      </w:r>
      <w:r w:rsidR="0003414E" w:rsidRPr="00F308A9">
        <w:rPr>
          <w:rFonts w:ascii="Arial" w:eastAsia="Arial" w:hAnsi="Arial" w:cs="Arial"/>
        </w:rPr>
        <w:t>.</w:t>
      </w:r>
    </w:p>
    <w:p w14:paraId="53E7CFF6" w14:textId="77777777" w:rsidR="002A5BB3" w:rsidRDefault="002A5BB3" w:rsidP="002A5BB3">
      <w:pPr>
        <w:pStyle w:val="PargrafodaLista"/>
        <w:numPr>
          <w:ilvl w:val="2"/>
          <w:numId w:val="22"/>
        </w:numPr>
        <w:ind w:left="1985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atribuir um código de identificação único para cada agendamento.</w:t>
      </w:r>
    </w:p>
    <w:p w14:paraId="7F220361" w14:textId="77777777" w:rsidR="00FF66A1" w:rsidRPr="001A16B2" w:rsidRDefault="00FF66A1" w:rsidP="001A16B2">
      <w:pPr>
        <w:rPr>
          <w:rFonts w:eastAsia="Arial"/>
          <w:sz w:val="2"/>
          <w:szCs w:val="2"/>
        </w:rPr>
      </w:pPr>
    </w:p>
    <w:p w14:paraId="56E89979" w14:textId="77777777" w:rsidR="007C6804" w:rsidRDefault="007C6804" w:rsidP="00C72C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7C6804">
        <w:rPr>
          <w:rFonts w:ascii="Arial" w:eastAsia="Arial" w:hAnsi="Arial" w:cs="Arial"/>
        </w:rPr>
        <w:t>O sistema deve permitir a alteração de dados de agendamentos marcados, sendo eles</w:t>
      </w:r>
      <w:r>
        <w:rPr>
          <w:rFonts w:ascii="Arial" w:eastAsia="Arial" w:hAnsi="Arial" w:cs="Arial"/>
        </w:rPr>
        <w:t xml:space="preserve">: </w:t>
      </w:r>
      <w:r w:rsidRPr="007C6804">
        <w:rPr>
          <w:rFonts w:ascii="Arial" w:eastAsia="Arial" w:hAnsi="Arial" w:cs="Arial"/>
        </w:rPr>
        <w:t>data, hora, status de agendamento</w:t>
      </w:r>
      <w:r w:rsidR="00E31147">
        <w:rPr>
          <w:rFonts w:ascii="Arial" w:eastAsia="Arial" w:hAnsi="Arial" w:cs="Arial"/>
        </w:rPr>
        <w:t>,</w:t>
      </w:r>
      <w:r w:rsidRPr="007C6804">
        <w:rPr>
          <w:rFonts w:ascii="Arial" w:eastAsia="Arial" w:hAnsi="Arial" w:cs="Arial"/>
        </w:rPr>
        <w:t xml:space="preserve"> tipo de serviço</w:t>
      </w:r>
      <w:r w:rsidR="00E31147">
        <w:rPr>
          <w:rFonts w:ascii="Arial" w:eastAsia="Arial" w:hAnsi="Arial" w:cs="Arial"/>
        </w:rPr>
        <w:t xml:space="preserve"> e se já foi pago</w:t>
      </w:r>
      <w:r w:rsidR="0092630A" w:rsidRPr="00A73487">
        <w:rPr>
          <w:rFonts w:ascii="Arial" w:eastAsia="Arial" w:hAnsi="Arial" w:cs="Arial"/>
        </w:rPr>
        <w:t>.</w:t>
      </w:r>
    </w:p>
    <w:p w14:paraId="34548CE7" w14:textId="77777777" w:rsidR="00FF66A1" w:rsidRPr="00B46FC0" w:rsidRDefault="00FF66A1" w:rsidP="00B46FC0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B46FC0">
        <w:rPr>
          <w:rFonts w:ascii="Arial" w:eastAsia="Arial" w:hAnsi="Arial" w:cs="Arial"/>
        </w:rPr>
        <w:t>O cancelamento só pode</w:t>
      </w:r>
      <w:r w:rsidR="0092630A" w:rsidRPr="00B46FC0">
        <w:rPr>
          <w:rFonts w:ascii="Arial" w:eastAsia="Arial" w:hAnsi="Arial" w:cs="Arial"/>
        </w:rPr>
        <w:t>rá</w:t>
      </w:r>
      <w:r w:rsidRPr="00B46FC0">
        <w:rPr>
          <w:rFonts w:ascii="Arial" w:eastAsia="Arial" w:hAnsi="Arial" w:cs="Arial"/>
        </w:rPr>
        <w:t xml:space="preserve"> ser feito quando o status do serviço constar como “</w:t>
      </w:r>
      <w:r w:rsidR="0026309E" w:rsidRPr="00B46FC0">
        <w:rPr>
          <w:rFonts w:ascii="Arial" w:eastAsia="Arial" w:hAnsi="Arial" w:cs="Arial"/>
        </w:rPr>
        <w:t>a fazer</w:t>
      </w:r>
      <w:r w:rsidRPr="00B46FC0">
        <w:rPr>
          <w:rFonts w:ascii="Arial" w:eastAsia="Arial" w:hAnsi="Arial" w:cs="Arial"/>
        </w:rPr>
        <w:t>”</w:t>
      </w:r>
      <w:r w:rsidR="00D728DE">
        <w:rPr>
          <w:rFonts w:ascii="Arial" w:eastAsia="Arial" w:hAnsi="Arial" w:cs="Arial"/>
        </w:rPr>
        <w:t xml:space="preserve"> ou “atrasado”</w:t>
      </w:r>
      <w:r w:rsidRPr="00B46FC0">
        <w:rPr>
          <w:rFonts w:ascii="Arial" w:eastAsia="Arial" w:hAnsi="Arial" w:cs="Arial"/>
        </w:rPr>
        <w:t>.</w:t>
      </w:r>
    </w:p>
    <w:p w14:paraId="2AAE3A82" w14:textId="77777777" w:rsidR="00FF66A1" w:rsidRPr="00E72404" w:rsidRDefault="00FF66A1" w:rsidP="00C72C5C">
      <w:pPr>
        <w:pStyle w:val="PargrafodaLista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E72404">
        <w:rPr>
          <w:rFonts w:ascii="Arial" w:eastAsia="Arial" w:hAnsi="Arial" w:cs="Arial"/>
        </w:rPr>
        <w:t xml:space="preserve">A consulta de agendamentos </w:t>
      </w:r>
      <w:r w:rsidR="0092630A">
        <w:rPr>
          <w:rFonts w:ascii="Arial" w:eastAsia="Arial" w:hAnsi="Arial" w:cs="Arial"/>
        </w:rPr>
        <w:t>poderá ser</w:t>
      </w:r>
      <w:r w:rsidRPr="00E72404">
        <w:rPr>
          <w:rFonts w:ascii="Arial" w:eastAsia="Arial" w:hAnsi="Arial" w:cs="Arial"/>
        </w:rPr>
        <w:t xml:space="preserve"> realizada por nome </w:t>
      </w:r>
      <w:r w:rsidR="001D0988">
        <w:rPr>
          <w:rFonts w:ascii="Arial" w:eastAsia="Arial" w:hAnsi="Arial" w:cs="Arial"/>
        </w:rPr>
        <w:t>(</w:t>
      </w:r>
      <w:r w:rsidRPr="00E72404">
        <w:rPr>
          <w:rFonts w:ascii="Arial" w:eastAsia="Arial" w:hAnsi="Arial" w:cs="Arial"/>
        </w:rPr>
        <w:t xml:space="preserve">animal ou </w:t>
      </w:r>
      <w:r w:rsidR="00881518">
        <w:rPr>
          <w:rFonts w:ascii="Arial" w:eastAsia="Arial" w:hAnsi="Arial" w:cs="Arial"/>
        </w:rPr>
        <w:t xml:space="preserve">do </w:t>
      </w:r>
      <w:r w:rsidRPr="00E72404">
        <w:rPr>
          <w:rFonts w:ascii="Arial" w:eastAsia="Arial" w:hAnsi="Arial" w:cs="Arial"/>
        </w:rPr>
        <w:t>cliente</w:t>
      </w:r>
      <w:r w:rsidR="001D0988">
        <w:rPr>
          <w:rFonts w:ascii="Arial" w:eastAsia="Arial" w:hAnsi="Arial" w:cs="Arial"/>
        </w:rPr>
        <w:t>)</w:t>
      </w:r>
      <w:r w:rsidR="00E72934">
        <w:rPr>
          <w:rFonts w:ascii="Arial" w:eastAsia="Arial" w:hAnsi="Arial" w:cs="Arial"/>
        </w:rPr>
        <w:t>,</w:t>
      </w:r>
      <w:r w:rsidRPr="00E72404">
        <w:rPr>
          <w:rFonts w:ascii="Arial" w:eastAsia="Arial" w:hAnsi="Arial" w:cs="Arial"/>
        </w:rPr>
        <w:t xml:space="preserve"> data</w:t>
      </w:r>
      <w:r w:rsidR="001D0988">
        <w:rPr>
          <w:rFonts w:ascii="Arial" w:eastAsia="Arial" w:hAnsi="Arial" w:cs="Arial"/>
        </w:rPr>
        <w:t xml:space="preserve"> de finalização</w:t>
      </w:r>
      <w:r w:rsidRPr="00E72404">
        <w:rPr>
          <w:rFonts w:ascii="Arial" w:eastAsia="Arial" w:hAnsi="Arial" w:cs="Arial"/>
        </w:rPr>
        <w:t>, tipo de serviço, código do agendamento</w:t>
      </w:r>
      <w:r w:rsidR="001D0988">
        <w:rPr>
          <w:rFonts w:ascii="Arial" w:eastAsia="Arial" w:hAnsi="Arial" w:cs="Arial"/>
        </w:rPr>
        <w:t xml:space="preserve"> e</w:t>
      </w:r>
      <w:r w:rsidRPr="00E72404">
        <w:rPr>
          <w:rFonts w:ascii="Arial" w:eastAsia="Arial" w:hAnsi="Arial" w:cs="Arial"/>
        </w:rPr>
        <w:t xml:space="preserve"> status do serviço</w:t>
      </w:r>
      <w:r w:rsidR="001D0988">
        <w:rPr>
          <w:rFonts w:ascii="Arial" w:eastAsia="Arial" w:hAnsi="Arial" w:cs="Arial"/>
        </w:rPr>
        <w:t>.</w:t>
      </w:r>
      <w:bookmarkEnd w:id="38"/>
    </w:p>
    <w:p w14:paraId="790756BA" w14:textId="77777777" w:rsidR="00C101F7" w:rsidRDefault="00C101F7" w:rsidP="00C101F7">
      <w:pPr>
        <w:rPr>
          <w:rFonts w:eastAsia="Arial"/>
        </w:rPr>
      </w:pPr>
    </w:p>
    <w:p w14:paraId="2997250B" w14:textId="77777777" w:rsidR="00775AB3" w:rsidRDefault="00775AB3" w:rsidP="00775AB3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>
        <w:rPr>
          <w:rFonts w:ascii="Arial" w:eastAsia="Arial" w:hAnsi="Arial" w:cs="Arial"/>
          <w:b/>
          <w:sz w:val="24"/>
        </w:rPr>
        <w:t>08</w:t>
      </w:r>
      <w:r w:rsidRPr="00B202BE">
        <w:rPr>
          <w:rFonts w:ascii="Arial" w:eastAsia="Arial" w:hAnsi="Arial" w:cs="Arial"/>
          <w:b/>
          <w:sz w:val="24"/>
        </w:rPr>
        <w:t xml:space="preserve"> – </w:t>
      </w:r>
      <w:r>
        <w:rPr>
          <w:rFonts w:ascii="Arial" w:eastAsia="Arial" w:hAnsi="Arial" w:cs="Arial"/>
          <w:b/>
          <w:sz w:val="24"/>
        </w:rPr>
        <w:t>Registrar Pagamentos</w:t>
      </w:r>
    </w:p>
    <w:p w14:paraId="2674DA0F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6BDE3ABA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477FE423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105FE238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4976271B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54C70974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72C28E64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2CDD77B5" w14:textId="77777777" w:rsidR="00203A12" w:rsidRPr="00203A12" w:rsidRDefault="00203A12" w:rsidP="00203A12">
      <w:pPr>
        <w:pStyle w:val="PargrafodaLista"/>
        <w:numPr>
          <w:ilvl w:val="0"/>
          <w:numId w:val="28"/>
        </w:numPr>
        <w:spacing w:after="2"/>
        <w:ind w:right="96"/>
        <w:jc w:val="both"/>
        <w:rPr>
          <w:rFonts w:ascii="Arial" w:eastAsia="Arial" w:hAnsi="Arial" w:cs="Arial"/>
          <w:vanish/>
        </w:rPr>
      </w:pPr>
    </w:p>
    <w:p w14:paraId="47462B74" w14:textId="77777777" w:rsidR="00FB3EEF" w:rsidRDefault="00FB3EEF" w:rsidP="00203A12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o registro, alteração e consulta de pagamentos realizados por clientes.</w:t>
      </w:r>
    </w:p>
    <w:p w14:paraId="69FDCCAB" w14:textId="77777777" w:rsidR="00FB3EEF" w:rsidRDefault="00FB3EEF" w:rsidP="00FB3EEF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Os pagamentos poderão ser de agendamentos </w:t>
      </w:r>
      <w:r w:rsidR="00E27900">
        <w:rPr>
          <w:rFonts w:ascii="Arial" w:eastAsia="Arial" w:hAnsi="Arial" w:cs="Arial"/>
        </w:rPr>
        <w:t>(RF07)</w:t>
      </w:r>
      <w:r>
        <w:rPr>
          <w:rFonts w:ascii="Arial" w:eastAsia="Arial" w:hAnsi="Arial" w:cs="Arial"/>
        </w:rPr>
        <w:t xml:space="preserve"> ou de planos</w:t>
      </w:r>
      <w:r w:rsidR="00E27900">
        <w:rPr>
          <w:rFonts w:ascii="Arial" w:eastAsia="Arial" w:hAnsi="Arial" w:cs="Arial"/>
        </w:rPr>
        <w:t xml:space="preserve"> (RF06)</w:t>
      </w:r>
      <w:r w:rsidR="00B635DA">
        <w:rPr>
          <w:rFonts w:ascii="Arial" w:eastAsia="Arial" w:hAnsi="Arial" w:cs="Arial"/>
        </w:rPr>
        <w:t>, em ambos, o sistema deve atribuir um código de identificação único para cada pagamento</w:t>
      </w:r>
      <w:r w:rsidR="00974D00">
        <w:rPr>
          <w:rFonts w:ascii="Arial" w:eastAsia="Arial" w:hAnsi="Arial" w:cs="Arial"/>
        </w:rPr>
        <w:t>.</w:t>
      </w:r>
    </w:p>
    <w:p w14:paraId="48A1998E" w14:textId="77777777" w:rsidR="000B4EBB" w:rsidRDefault="00974D00" w:rsidP="000B4EBB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registrar um novo pagamento</w:t>
      </w:r>
      <w:r w:rsidR="004B1A57">
        <w:rPr>
          <w:rFonts w:ascii="Arial" w:eastAsia="Arial" w:hAnsi="Arial" w:cs="Arial"/>
        </w:rPr>
        <w:t xml:space="preserve"> de agendamento</w:t>
      </w:r>
      <w:r>
        <w:rPr>
          <w:rFonts w:ascii="Arial" w:eastAsia="Arial" w:hAnsi="Arial" w:cs="Arial"/>
        </w:rPr>
        <w:t>, deve ser informado o código de identificação do agendame</w:t>
      </w:r>
      <w:r w:rsidR="000964AE">
        <w:rPr>
          <w:rFonts w:ascii="Arial" w:eastAsia="Arial" w:hAnsi="Arial" w:cs="Arial"/>
        </w:rPr>
        <w:t>nto</w:t>
      </w:r>
      <w:r w:rsidR="00A85F7D">
        <w:rPr>
          <w:rFonts w:ascii="Arial" w:eastAsia="Arial" w:hAnsi="Arial" w:cs="Arial"/>
        </w:rPr>
        <w:t xml:space="preserve"> (RF07)</w:t>
      </w:r>
      <w:r w:rsidR="000964AE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nome</w:t>
      </w:r>
      <w:r w:rsidR="000964AE">
        <w:rPr>
          <w:rFonts w:ascii="Arial" w:eastAsia="Arial" w:hAnsi="Arial" w:cs="Arial"/>
        </w:rPr>
        <w:t xml:space="preserve"> ou CPF</w:t>
      </w:r>
      <w:r w:rsidR="00A85F7D">
        <w:rPr>
          <w:rFonts w:ascii="Arial" w:eastAsia="Arial" w:hAnsi="Arial" w:cs="Arial"/>
        </w:rPr>
        <w:t xml:space="preserve"> </w:t>
      </w:r>
      <w:r w:rsidR="00B635DA">
        <w:rPr>
          <w:rFonts w:ascii="Arial" w:eastAsia="Arial" w:hAnsi="Arial" w:cs="Arial"/>
        </w:rPr>
        <w:t xml:space="preserve">do cliente </w:t>
      </w:r>
      <w:r w:rsidR="00A85F7D">
        <w:rPr>
          <w:rFonts w:ascii="Arial" w:eastAsia="Arial" w:hAnsi="Arial" w:cs="Arial"/>
        </w:rPr>
        <w:t>(RF03)</w:t>
      </w:r>
      <w:r>
        <w:rPr>
          <w:rFonts w:ascii="Arial" w:eastAsia="Arial" w:hAnsi="Arial" w:cs="Arial"/>
        </w:rPr>
        <w:t>.</w:t>
      </w:r>
    </w:p>
    <w:p w14:paraId="7A8CC9D4" w14:textId="77777777" w:rsidR="00243F49" w:rsidRDefault="00243F49" w:rsidP="00243F49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identificar o serviço realizado e o valor </w:t>
      </w:r>
      <w:r w:rsidR="00955005">
        <w:rPr>
          <w:rFonts w:ascii="Arial" w:eastAsia="Arial" w:hAnsi="Arial" w:cs="Arial"/>
        </w:rPr>
        <w:t>dele</w:t>
      </w:r>
      <w:r w:rsidR="009963C6">
        <w:rPr>
          <w:rFonts w:ascii="Arial" w:eastAsia="Arial" w:hAnsi="Arial" w:cs="Arial"/>
        </w:rPr>
        <w:t xml:space="preserve"> (RF05)</w:t>
      </w:r>
      <w:r>
        <w:rPr>
          <w:rFonts w:ascii="Arial" w:eastAsia="Arial" w:hAnsi="Arial" w:cs="Arial"/>
        </w:rPr>
        <w:t xml:space="preserve">, e solicitar </w:t>
      </w:r>
      <w:r w:rsidR="00A85F7D">
        <w:rPr>
          <w:rFonts w:ascii="Arial" w:eastAsia="Arial" w:hAnsi="Arial" w:cs="Arial"/>
        </w:rPr>
        <w:t xml:space="preserve">ao usuário a confirmação de que houve </w:t>
      </w:r>
      <w:r w:rsidR="001F0793">
        <w:rPr>
          <w:rFonts w:ascii="Arial" w:eastAsia="Arial" w:hAnsi="Arial" w:cs="Arial"/>
        </w:rPr>
        <w:t>pagamento</w:t>
      </w:r>
      <w:r>
        <w:rPr>
          <w:rFonts w:ascii="Arial" w:eastAsia="Arial" w:hAnsi="Arial" w:cs="Arial"/>
        </w:rPr>
        <w:t>.</w:t>
      </w:r>
    </w:p>
    <w:p w14:paraId="0627C3C7" w14:textId="77777777" w:rsidR="0016034F" w:rsidRPr="000B4EBB" w:rsidRDefault="0016034F" w:rsidP="00243F49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usuário pode adicionar</w:t>
      </w:r>
      <w:r w:rsidR="009963C6">
        <w:rPr>
          <w:rFonts w:ascii="Arial" w:eastAsia="Arial" w:hAnsi="Arial" w:cs="Arial"/>
        </w:rPr>
        <w:t xml:space="preserve"> acréscimo</w:t>
      </w:r>
      <w:r w:rsidR="006347F4">
        <w:rPr>
          <w:rFonts w:ascii="Arial" w:eastAsia="Arial" w:hAnsi="Arial" w:cs="Arial"/>
        </w:rPr>
        <w:t>s ao valor</w:t>
      </w:r>
      <w:r>
        <w:rPr>
          <w:rFonts w:ascii="Arial" w:eastAsia="Arial" w:hAnsi="Arial" w:cs="Arial"/>
        </w:rPr>
        <w:t xml:space="preserve"> </w:t>
      </w:r>
      <w:r w:rsidR="006347F4">
        <w:rPr>
          <w:rFonts w:ascii="Arial" w:eastAsia="Arial" w:hAnsi="Arial" w:cs="Arial"/>
        </w:rPr>
        <w:t>a</w:t>
      </w:r>
      <w:r w:rsidR="009963C6">
        <w:rPr>
          <w:rFonts w:ascii="Arial" w:eastAsia="Arial" w:hAnsi="Arial" w:cs="Arial"/>
        </w:rPr>
        <w:t>lém do valor padrão do serviço</w:t>
      </w:r>
      <w:r>
        <w:rPr>
          <w:rFonts w:ascii="Arial" w:eastAsia="Arial" w:hAnsi="Arial" w:cs="Arial"/>
        </w:rPr>
        <w:t xml:space="preserve"> no pagamento, </w:t>
      </w:r>
      <w:r w:rsidR="00A85F7D">
        <w:rPr>
          <w:rFonts w:ascii="Arial" w:eastAsia="Arial" w:hAnsi="Arial" w:cs="Arial"/>
        </w:rPr>
        <w:t>caso</w:t>
      </w:r>
      <w:r>
        <w:rPr>
          <w:rFonts w:ascii="Arial" w:eastAsia="Arial" w:hAnsi="Arial" w:cs="Arial"/>
        </w:rPr>
        <w:t xml:space="preserve"> necessário.</w:t>
      </w:r>
    </w:p>
    <w:p w14:paraId="3E8E6337" w14:textId="77777777" w:rsidR="00974D00" w:rsidRDefault="00E1495D" w:rsidP="00974D00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registrar um novo pagamento de plano, deve ser informado o nome do cliente</w:t>
      </w:r>
      <w:r w:rsidR="000964AE">
        <w:rPr>
          <w:rFonts w:ascii="Arial" w:eastAsia="Arial" w:hAnsi="Arial" w:cs="Arial"/>
        </w:rPr>
        <w:t>, CPF</w:t>
      </w:r>
      <w:r w:rsidR="00C40B01">
        <w:rPr>
          <w:rFonts w:ascii="Arial" w:eastAsia="Arial" w:hAnsi="Arial" w:cs="Arial"/>
        </w:rPr>
        <w:t>.</w:t>
      </w:r>
    </w:p>
    <w:p w14:paraId="7780F81D" w14:textId="77777777" w:rsidR="001F0793" w:rsidRDefault="001F0793" w:rsidP="001F0793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identificar o plano do cliente, verificando o valor total a ser pago pelo cliente.</w:t>
      </w:r>
    </w:p>
    <w:p w14:paraId="29BB6726" w14:textId="77777777" w:rsidR="0016034F" w:rsidRPr="0016034F" w:rsidRDefault="0016034F" w:rsidP="0016034F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usuário pode adicionar valores extras no pagamento, se for necessário.</w:t>
      </w:r>
    </w:p>
    <w:p w14:paraId="1570E4F7" w14:textId="77777777" w:rsidR="00C40B01" w:rsidRDefault="00C40B01" w:rsidP="00974D00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a alteração de dados de pagamentos</w:t>
      </w:r>
      <w:r w:rsidR="006904A0">
        <w:rPr>
          <w:rFonts w:ascii="Arial" w:eastAsia="Arial" w:hAnsi="Arial" w:cs="Arial"/>
        </w:rPr>
        <w:t>, sendo</w:t>
      </w:r>
      <w:r w:rsidR="006347F4">
        <w:rPr>
          <w:rFonts w:ascii="Arial" w:eastAsia="Arial" w:hAnsi="Arial" w:cs="Arial"/>
        </w:rPr>
        <w:t xml:space="preserve"> o valor e</w:t>
      </w:r>
      <w:r w:rsidR="006904A0">
        <w:rPr>
          <w:rFonts w:ascii="Arial" w:eastAsia="Arial" w:hAnsi="Arial" w:cs="Arial"/>
        </w:rPr>
        <w:t xml:space="preserve"> data do </w:t>
      </w:r>
      <w:r w:rsidR="00521E0A">
        <w:rPr>
          <w:rFonts w:ascii="Arial" w:eastAsia="Arial" w:hAnsi="Arial" w:cs="Arial"/>
        </w:rPr>
        <w:t>pagamento</w:t>
      </w:r>
      <w:r>
        <w:rPr>
          <w:rFonts w:ascii="Arial" w:eastAsia="Arial" w:hAnsi="Arial" w:cs="Arial"/>
        </w:rPr>
        <w:t>.</w:t>
      </w:r>
    </w:p>
    <w:p w14:paraId="270C8823" w14:textId="77777777" w:rsidR="00521E0A" w:rsidRDefault="00521E0A" w:rsidP="00521E0A">
      <w:pPr>
        <w:pStyle w:val="PargrafodaLista"/>
        <w:numPr>
          <w:ilvl w:val="2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Somente usuários administradores ou usuário que registrou podem alterar o pagamento.</w:t>
      </w:r>
    </w:p>
    <w:p w14:paraId="26CF673B" w14:textId="77777777" w:rsidR="00521E0A" w:rsidRPr="00974D00" w:rsidRDefault="00521E0A" w:rsidP="00521E0A">
      <w:pPr>
        <w:pStyle w:val="PargrafodaLista"/>
        <w:numPr>
          <w:ilvl w:val="1"/>
          <w:numId w:val="28"/>
        </w:numPr>
        <w:spacing w:after="2"/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consulta de um pagamento pode ser feita por meio do código de identificação do </w:t>
      </w:r>
      <w:r w:rsidR="00B635DA">
        <w:rPr>
          <w:rFonts w:ascii="Arial" w:eastAsia="Arial" w:hAnsi="Arial" w:cs="Arial"/>
        </w:rPr>
        <w:t xml:space="preserve">pagamento, código de identificação </w:t>
      </w:r>
      <w:r>
        <w:rPr>
          <w:rFonts w:ascii="Arial" w:eastAsia="Arial" w:hAnsi="Arial" w:cs="Arial"/>
        </w:rPr>
        <w:t>agendamento finalizado</w:t>
      </w:r>
      <w:r w:rsidR="000964AE">
        <w:rPr>
          <w:rFonts w:ascii="Arial" w:eastAsia="Arial" w:hAnsi="Arial" w:cs="Arial"/>
        </w:rPr>
        <w:t>, ou pelo nome do cliente.</w:t>
      </w:r>
    </w:p>
    <w:p w14:paraId="7DB804F7" w14:textId="77777777" w:rsidR="00775AB3" w:rsidRPr="008872B3" w:rsidRDefault="00775AB3" w:rsidP="008872B3">
      <w:pPr>
        <w:ind w:right="96"/>
        <w:rPr>
          <w:rFonts w:ascii="Arial" w:eastAsia="Arial" w:hAnsi="Arial" w:cs="Arial"/>
        </w:rPr>
      </w:pPr>
    </w:p>
    <w:p w14:paraId="17A38353" w14:textId="77777777"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09</w:t>
      </w:r>
      <w:r w:rsidRPr="00B202BE">
        <w:rPr>
          <w:rFonts w:ascii="Arial" w:eastAsia="Arial" w:hAnsi="Arial" w:cs="Arial"/>
          <w:b/>
          <w:sz w:val="24"/>
        </w:rPr>
        <w:t xml:space="preserve"> – Emitir Relatório</w:t>
      </w:r>
      <w:r>
        <w:rPr>
          <w:rFonts w:ascii="Arial" w:eastAsia="Arial" w:hAnsi="Arial" w:cs="Arial"/>
          <w:b/>
          <w:sz w:val="24"/>
        </w:rPr>
        <w:t xml:space="preserve"> de </w:t>
      </w:r>
      <w:r w:rsidR="003A4B25">
        <w:rPr>
          <w:rFonts w:ascii="Arial" w:eastAsia="Arial" w:hAnsi="Arial" w:cs="Arial"/>
          <w:b/>
          <w:sz w:val="24"/>
        </w:rPr>
        <w:t>Agendamentos</w:t>
      </w:r>
      <w:r w:rsidR="00B32ECD">
        <w:rPr>
          <w:rFonts w:ascii="Arial" w:eastAsia="Arial" w:hAnsi="Arial" w:cs="Arial"/>
          <w:b/>
          <w:sz w:val="24"/>
        </w:rPr>
        <w:t xml:space="preserve"> </w:t>
      </w:r>
    </w:p>
    <w:p w14:paraId="76F1C9E9" w14:textId="77777777" w:rsidR="00203A12" w:rsidRPr="00203A12" w:rsidRDefault="00203A12" w:rsidP="00203A12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14:paraId="34DBE9C7" w14:textId="77777777" w:rsidR="00C101F7" w:rsidRPr="00B202BE" w:rsidRDefault="00C101F7" w:rsidP="00203A12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B202BE">
        <w:rPr>
          <w:rFonts w:ascii="Arial" w:eastAsia="Arial" w:hAnsi="Arial" w:cs="Arial"/>
        </w:rPr>
        <w:t>O sistema deve permitir a geração e impressão d</w:t>
      </w:r>
      <w:r w:rsidR="007C2651">
        <w:rPr>
          <w:rFonts w:ascii="Arial" w:eastAsia="Arial" w:hAnsi="Arial" w:cs="Arial"/>
        </w:rPr>
        <w:t>e</w:t>
      </w:r>
      <w:r w:rsidRPr="00B202BE">
        <w:rPr>
          <w:rFonts w:ascii="Arial" w:eastAsia="Arial" w:hAnsi="Arial" w:cs="Arial"/>
        </w:rPr>
        <w:t xml:space="preserve"> relatório</w:t>
      </w:r>
      <w:r w:rsidR="007C2651">
        <w:rPr>
          <w:rFonts w:ascii="Arial" w:eastAsia="Arial" w:hAnsi="Arial" w:cs="Arial"/>
        </w:rPr>
        <w:t>s</w:t>
      </w:r>
      <w:r w:rsidRPr="00B202BE">
        <w:rPr>
          <w:rFonts w:ascii="Arial" w:eastAsia="Arial" w:hAnsi="Arial" w:cs="Arial"/>
        </w:rPr>
        <w:t xml:space="preserve"> </w:t>
      </w:r>
      <w:r w:rsidR="007C2651">
        <w:rPr>
          <w:rFonts w:ascii="Arial" w:eastAsia="Arial" w:hAnsi="Arial" w:cs="Arial"/>
        </w:rPr>
        <w:t>relacionados a</w:t>
      </w:r>
      <w:r w:rsidRPr="00B202BE">
        <w:rPr>
          <w:rFonts w:ascii="Arial" w:eastAsia="Arial" w:hAnsi="Arial" w:cs="Arial"/>
        </w:rPr>
        <w:t xml:space="preserve"> serviços </w:t>
      </w:r>
      <w:r w:rsidR="007C2651">
        <w:rPr>
          <w:rFonts w:ascii="Arial" w:eastAsia="Arial" w:hAnsi="Arial" w:cs="Arial"/>
        </w:rPr>
        <w:t>agendados pelo estabelecimento</w:t>
      </w:r>
      <w:r w:rsidRPr="00B202BE">
        <w:rPr>
          <w:rFonts w:ascii="Arial" w:eastAsia="Arial" w:hAnsi="Arial" w:cs="Arial"/>
        </w:rPr>
        <w:t>.</w:t>
      </w:r>
    </w:p>
    <w:p w14:paraId="73A45420" w14:textId="77777777" w:rsidR="00C101F7" w:rsidRDefault="00C101F7" w:rsidP="00C101F7">
      <w:pPr>
        <w:pStyle w:val="PargrafodaLista"/>
        <w:numPr>
          <w:ilvl w:val="1"/>
          <w:numId w:val="28"/>
        </w:numPr>
        <w:spacing w:after="2"/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serviços deve ser gerado </w:t>
      </w:r>
      <w:r w:rsidR="003B3267">
        <w:rPr>
          <w:rFonts w:ascii="Arial" w:eastAsia="Arial" w:hAnsi="Arial" w:cs="Arial"/>
        </w:rPr>
        <w:t xml:space="preserve">por qualquer período escolhido pelo </w:t>
      </w:r>
      <w:r w:rsidR="00A0284B">
        <w:rPr>
          <w:rFonts w:ascii="Arial" w:eastAsia="Arial" w:hAnsi="Arial" w:cs="Arial"/>
        </w:rPr>
        <w:t>administrador</w:t>
      </w:r>
      <w:r w:rsidR="003B3267">
        <w:rPr>
          <w:rFonts w:ascii="Arial" w:eastAsia="Arial" w:hAnsi="Arial" w:cs="Arial"/>
        </w:rPr>
        <w:t>.</w:t>
      </w:r>
    </w:p>
    <w:p w14:paraId="023C51DB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14:paraId="5F1CE658" w14:textId="77777777" w:rsidR="006D3093" w:rsidRDefault="00C101F7" w:rsidP="006D3093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relatório constará a data e hora em que foi gerado</w:t>
      </w:r>
      <w:r w:rsidR="00EC296A">
        <w:rPr>
          <w:rFonts w:ascii="Arial" w:eastAsia="Arial" w:hAnsi="Arial" w:cs="Arial"/>
        </w:rPr>
        <w:t xml:space="preserve"> o </w:t>
      </w:r>
      <w:r w:rsidR="006347F4">
        <w:rPr>
          <w:rFonts w:ascii="Arial" w:eastAsia="Arial" w:hAnsi="Arial" w:cs="Arial"/>
        </w:rPr>
        <w:t>relatório</w:t>
      </w:r>
      <w:r>
        <w:rPr>
          <w:rFonts w:ascii="Arial" w:eastAsia="Arial" w:hAnsi="Arial" w:cs="Arial"/>
        </w:rPr>
        <w:t xml:space="preserve">. </w:t>
      </w:r>
      <w:r w:rsidR="007C2651" w:rsidRPr="007C2651">
        <w:rPr>
          <w:rFonts w:ascii="Arial" w:eastAsia="Arial" w:hAnsi="Arial" w:cs="Arial"/>
        </w:rPr>
        <w:t>Os dados gerados sensíveis ao período escolhido serão: número de atendimentos em que foi preciso ir à casa do cliente (para entregar e buscar)</w:t>
      </w:r>
      <w:r w:rsidR="006347F4">
        <w:rPr>
          <w:rFonts w:ascii="Arial" w:eastAsia="Arial" w:hAnsi="Arial" w:cs="Arial"/>
        </w:rPr>
        <w:t xml:space="preserve"> (RF0</w:t>
      </w:r>
      <w:r w:rsidR="0051481E">
        <w:rPr>
          <w:rFonts w:ascii="Arial" w:eastAsia="Arial" w:hAnsi="Arial" w:cs="Arial"/>
        </w:rPr>
        <w:t>7</w:t>
      </w:r>
      <w:r w:rsidR="006347F4">
        <w:rPr>
          <w:rFonts w:ascii="Arial" w:eastAsia="Arial" w:hAnsi="Arial" w:cs="Arial"/>
        </w:rPr>
        <w:t>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 xml:space="preserve">úmero de atendimentos </w:t>
      </w:r>
      <w:r w:rsidR="00C62D11">
        <w:rPr>
          <w:rFonts w:ascii="Arial" w:eastAsia="Arial" w:hAnsi="Arial" w:cs="Arial"/>
        </w:rPr>
        <w:t>realizados</w:t>
      </w:r>
      <w:r w:rsidR="00C62D11" w:rsidRPr="002F2409">
        <w:rPr>
          <w:rFonts w:ascii="Arial" w:eastAsia="Arial" w:hAnsi="Arial" w:cs="Arial"/>
        </w:rPr>
        <w:t xml:space="preserve"> </w:t>
      </w:r>
      <w:r w:rsidR="002F2409" w:rsidRPr="002F2409">
        <w:rPr>
          <w:rFonts w:ascii="Arial" w:eastAsia="Arial" w:hAnsi="Arial" w:cs="Arial"/>
        </w:rPr>
        <w:t>por cada serviço</w:t>
      </w:r>
      <w:r w:rsidR="003B3267">
        <w:rPr>
          <w:rFonts w:ascii="Arial" w:eastAsia="Arial" w:hAnsi="Arial" w:cs="Arial"/>
        </w:rPr>
        <w:t xml:space="preserve"> (</w:t>
      </w:r>
      <w:r w:rsidR="0051481E">
        <w:rPr>
          <w:rFonts w:ascii="Arial" w:eastAsia="Arial" w:hAnsi="Arial" w:cs="Arial"/>
        </w:rPr>
        <w:t>RF07</w:t>
      </w:r>
      <w:r w:rsidR="003B3267">
        <w:rPr>
          <w:rFonts w:ascii="Arial" w:eastAsia="Arial" w:hAnsi="Arial" w:cs="Arial"/>
        </w:rPr>
        <w:t>)</w:t>
      </w:r>
      <w:r w:rsidR="00016DA0">
        <w:rPr>
          <w:rFonts w:ascii="Arial" w:eastAsia="Arial" w:hAnsi="Arial" w:cs="Arial"/>
        </w:rPr>
        <w:t xml:space="preserve"> e qual a porcentagem desses atendimentos vem de planos agendados</w:t>
      </w:r>
      <w:r w:rsidR="003B3267">
        <w:rPr>
          <w:rFonts w:ascii="Arial" w:eastAsia="Arial" w:hAnsi="Arial" w:cs="Arial"/>
        </w:rPr>
        <w:t xml:space="preserve"> (RF0</w:t>
      </w:r>
      <w:r w:rsidR="00FC6103">
        <w:rPr>
          <w:rFonts w:ascii="Arial" w:eastAsia="Arial" w:hAnsi="Arial" w:cs="Arial"/>
        </w:rPr>
        <w:t>7</w:t>
      </w:r>
      <w:r w:rsidR="003B3267">
        <w:rPr>
          <w:rFonts w:ascii="Arial" w:eastAsia="Arial" w:hAnsi="Arial" w:cs="Arial"/>
        </w:rPr>
        <w:t>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>úmero de atendimentos em que o status do agendamento ficou como "</w:t>
      </w:r>
      <w:r w:rsidR="002F2409">
        <w:rPr>
          <w:rFonts w:ascii="Arial" w:eastAsia="Arial" w:hAnsi="Arial" w:cs="Arial"/>
        </w:rPr>
        <w:t>at</w:t>
      </w:r>
      <w:r w:rsidR="002F2409" w:rsidRPr="002F2409">
        <w:rPr>
          <w:rFonts w:ascii="Arial" w:eastAsia="Arial" w:hAnsi="Arial" w:cs="Arial"/>
        </w:rPr>
        <w:t>rasado" e qual o tempo médio em que ele ficou assim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, n</w:t>
      </w:r>
      <w:r w:rsidR="002F2409" w:rsidRPr="002F2409">
        <w:rPr>
          <w:rFonts w:ascii="Arial" w:eastAsia="Arial" w:hAnsi="Arial" w:cs="Arial"/>
        </w:rPr>
        <w:t>úmero de atendimentos em que o status do agendamento terminou como "</w:t>
      </w:r>
      <w:r w:rsidR="002F2409">
        <w:rPr>
          <w:rFonts w:ascii="Arial" w:eastAsia="Arial" w:hAnsi="Arial" w:cs="Arial"/>
        </w:rPr>
        <w:t>c</w:t>
      </w:r>
      <w:r w:rsidR="002F2409" w:rsidRPr="002F2409">
        <w:rPr>
          <w:rFonts w:ascii="Arial" w:eastAsia="Arial" w:hAnsi="Arial" w:cs="Arial"/>
        </w:rPr>
        <w:t>ancelado"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, m</w:t>
      </w:r>
      <w:r w:rsidR="002F2409" w:rsidRPr="002F2409">
        <w:rPr>
          <w:rFonts w:ascii="Arial" w:eastAsia="Arial" w:hAnsi="Arial" w:cs="Arial"/>
        </w:rPr>
        <w:t>édia de serviços realizados por dia e qua</w:t>
      </w:r>
      <w:r w:rsidR="00AF0051">
        <w:rPr>
          <w:rFonts w:ascii="Arial" w:eastAsia="Arial" w:hAnsi="Arial" w:cs="Arial"/>
        </w:rPr>
        <w:t>is</w:t>
      </w:r>
      <w:r w:rsidR="002F2409" w:rsidRPr="002F2409">
        <w:rPr>
          <w:rFonts w:ascii="Arial" w:eastAsia="Arial" w:hAnsi="Arial" w:cs="Arial"/>
        </w:rPr>
        <w:t xml:space="preserve"> foram os dias onde esteve acima da média</w:t>
      </w:r>
      <w:r w:rsidR="006D3093">
        <w:rPr>
          <w:rFonts w:ascii="Arial" w:eastAsia="Arial" w:hAnsi="Arial" w:cs="Arial"/>
        </w:rPr>
        <w:t xml:space="preserve"> e</w:t>
      </w:r>
      <w:r w:rsidR="002F2409">
        <w:rPr>
          <w:rFonts w:ascii="Arial" w:eastAsia="Arial" w:hAnsi="Arial" w:cs="Arial"/>
        </w:rPr>
        <w:t xml:space="preserve"> m</w:t>
      </w:r>
      <w:r w:rsidR="002F2409" w:rsidRPr="002F2409">
        <w:rPr>
          <w:rFonts w:ascii="Arial" w:eastAsia="Arial" w:hAnsi="Arial" w:cs="Arial"/>
        </w:rPr>
        <w:t>édia de serviços realizados por hora e qua</w:t>
      </w:r>
      <w:r w:rsidR="00AF0051">
        <w:rPr>
          <w:rFonts w:ascii="Arial" w:eastAsia="Arial" w:hAnsi="Arial" w:cs="Arial"/>
        </w:rPr>
        <w:t>is</w:t>
      </w:r>
      <w:r w:rsidR="002F2409" w:rsidRPr="002F2409">
        <w:rPr>
          <w:rFonts w:ascii="Arial" w:eastAsia="Arial" w:hAnsi="Arial" w:cs="Arial"/>
        </w:rPr>
        <w:t xml:space="preserve"> fo</w:t>
      </w:r>
      <w:r w:rsidR="00AF0051">
        <w:rPr>
          <w:rFonts w:ascii="Arial" w:eastAsia="Arial" w:hAnsi="Arial" w:cs="Arial"/>
        </w:rPr>
        <w:t>ram</w:t>
      </w:r>
      <w:r w:rsidR="002F2409" w:rsidRPr="002F2409">
        <w:rPr>
          <w:rFonts w:ascii="Arial" w:eastAsia="Arial" w:hAnsi="Arial" w:cs="Arial"/>
        </w:rPr>
        <w:t xml:space="preserve"> </w:t>
      </w:r>
      <w:r w:rsidR="006347F4" w:rsidRPr="002F2409">
        <w:rPr>
          <w:rFonts w:ascii="Arial" w:eastAsia="Arial" w:hAnsi="Arial" w:cs="Arial"/>
        </w:rPr>
        <w:t>às</w:t>
      </w:r>
      <w:r w:rsidR="002F2409" w:rsidRPr="002F2409">
        <w:rPr>
          <w:rFonts w:ascii="Arial" w:eastAsia="Arial" w:hAnsi="Arial" w:cs="Arial"/>
        </w:rPr>
        <w:t xml:space="preserve"> horas onde esteve acima da média</w:t>
      </w:r>
      <w:r w:rsidR="003B3267">
        <w:rPr>
          <w:rFonts w:ascii="Arial" w:eastAsia="Arial" w:hAnsi="Arial" w:cs="Arial"/>
        </w:rPr>
        <w:t xml:space="preserve"> (RF07)</w:t>
      </w:r>
      <w:r w:rsidR="002F2409">
        <w:rPr>
          <w:rFonts w:ascii="Arial" w:eastAsia="Arial" w:hAnsi="Arial" w:cs="Arial"/>
        </w:rPr>
        <w:t>.</w:t>
      </w:r>
      <w:r w:rsidR="006D3093">
        <w:rPr>
          <w:rFonts w:ascii="Arial" w:eastAsia="Arial" w:hAnsi="Arial" w:cs="Arial"/>
        </w:rPr>
        <w:t xml:space="preserve"> Todos esses dados deverão ser seguidos pela porcentagem em relação ao</w:t>
      </w:r>
      <w:r w:rsidR="006347F4">
        <w:rPr>
          <w:rFonts w:ascii="Arial" w:eastAsia="Arial" w:hAnsi="Arial" w:cs="Arial"/>
        </w:rPr>
        <w:t xml:space="preserve"> </w:t>
      </w:r>
      <w:r w:rsidR="006D3093">
        <w:rPr>
          <w:rFonts w:ascii="Arial" w:eastAsia="Arial" w:hAnsi="Arial" w:cs="Arial"/>
        </w:rPr>
        <w:t>período</w:t>
      </w:r>
      <w:r w:rsidR="006347F4">
        <w:rPr>
          <w:rFonts w:ascii="Arial" w:eastAsia="Arial" w:hAnsi="Arial" w:cs="Arial"/>
        </w:rPr>
        <w:t xml:space="preserve"> </w:t>
      </w:r>
      <w:r w:rsidR="006D3093">
        <w:rPr>
          <w:rFonts w:ascii="Arial" w:eastAsia="Arial" w:hAnsi="Arial" w:cs="Arial"/>
        </w:rPr>
        <w:t>anterior</w:t>
      </w:r>
      <w:r w:rsidR="006347F4">
        <w:rPr>
          <w:rFonts w:ascii="Arial" w:eastAsia="Arial" w:hAnsi="Arial" w:cs="Arial"/>
        </w:rPr>
        <w:t xml:space="preserve"> escolhido pelo usuário. </w:t>
      </w:r>
      <w:r w:rsidR="00EA436E">
        <w:rPr>
          <w:rFonts w:ascii="Arial" w:eastAsia="Arial" w:hAnsi="Arial" w:cs="Arial"/>
        </w:rPr>
        <w:t>O</w:t>
      </w:r>
      <w:r w:rsidR="00CC7272">
        <w:rPr>
          <w:rFonts w:ascii="Arial" w:eastAsia="Arial" w:hAnsi="Arial" w:cs="Arial"/>
        </w:rPr>
        <w:t xml:space="preserve">s relatórios gerados </w:t>
      </w:r>
      <w:r w:rsidR="00527E97">
        <w:rPr>
          <w:rFonts w:ascii="Arial" w:eastAsia="Arial" w:hAnsi="Arial" w:cs="Arial"/>
        </w:rPr>
        <w:t xml:space="preserve">deverão </w:t>
      </w:r>
      <w:r w:rsidR="00CC7272">
        <w:rPr>
          <w:rFonts w:ascii="Arial" w:eastAsia="Arial" w:hAnsi="Arial" w:cs="Arial"/>
        </w:rPr>
        <w:t>ficar salvos</w:t>
      </w:r>
      <w:r w:rsidR="00EA436E">
        <w:rPr>
          <w:rFonts w:ascii="Arial" w:eastAsia="Arial" w:hAnsi="Arial" w:cs="Arial"/>
        </w:rPr>
        <w:t xml:space="preserve"> na base dados</w:t>
      </w:r>
      <w:r w:rsidR="00CC7272">
        <w:rPr>
          <w:rFonts w:ascii="Arial" w:eastAsia="Arial" w:hAnsi="Arial" w:cs="Arial"/>
        </w:rPr>
        <w:t xml:space="preserve">, podendo ser </w:t>
      </w:r>
      <w:r w:rsidR="00EA436E">
        <w:rPr>
          <w:rFonts w:ascii="Arial" w:eastAsia="Arial" w:hAnsi="Arial" w:cs="Arial"/>
        </w:rPr>
        <w:t>consultados a qualquer momento.</w:t>
      </w:r>
    </w:p>
    <w:p w14:paraId="72BDA91E" w14:textId="77777777" w:rsidR="00FC64AD" w:rsidRDefault="00FC64AD" w:rsidP="006D3093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sistema deve permitir salvar</w:t>
      </w:r>
      <w:r w:rsidR="00251942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o relatório em formato </w:t>
      </w:r>
      <w:proofErr w:type="spellStart"/>
      <w:r>
        <w:rPr>
          <w:rFonts w:ascii="Arial" w:eastAsia="Arial" w:hAnsi="Arial" w:cs="Arial"/>
        </w:rPr>
        <w:t>pdf</w:t>
      </w:r>
      <w:proofErr w:type="spellEnd"/>
      <w:r w:rsidR="00251942">
        <w:rPr>
          <w:rFonts w:ascii="Arial" w:eastAsia="Arial" w:hAnsi="Arial" w:cs="Arial"/>
        </w:rPr>
        <w:t xml:space="preserve"> em um diretório do computador</w:t>
      </w:r>
      <w:r>
        <w:rPr>
          <w:rFonts w:ascii="Arial" w:eastAsia="Arial" w:hAnsi="Arial" w:cs="Arial"/>
        </w:rPr>
        <w:t>.</w:t>
      </w:r>
    </w:p>
    <w:p w14:paraId="710DCAFF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39319671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3E6545FE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4E3AEC0D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457E9334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23E1FB9F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2F7ED269" w14:textId="77777777" w:rsid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2F5AE335" w14:textId="77777777" w:rsidR="00432CFD" w:rsidRPr="00432CFD" w:rsidRDefault="00432CFD" w:rsidP="00432CFD">
      <w:pPr>
        <w:ind w:right="96"/>
        <w:jc w:val="both"/>
        <w:rPr>
          <w:rFonts w:ascii="Arial" w:eastAsia="Arial" w:hAnsi="Arial" w:cs="Arial"/>
        </w:rPr>
      </w:pPr>
    </w:p>
    <w:p w14:paraId="4CCB32A8" w14:textId="77777777" w:rsidR="00C101F7" w:rsidRPr="00940A78" w:rsidRDefault="006D3093" w:rsidP="00016DA0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46FC0">
        <w:rPr>
          <w:rFonts w:ascii="Arial" w:eastAsia="Arial" w:hAnsi="Arial" w:cs="Arial"/>
        </w:rPr>
        <w:t xml:space="preserve"> </w:t>
      </w:r>
      <w:r w:rsidR="00775AB3">
        <w:rPr>
          <w:rFonts w:ascii="Arial" w:eastAsia="Arial" w:hAnsi="Arial" w:cs="Arial"/>
          <w:b/>
          <w:sz w:val="24"/>
        </w:rPr>
        <w:t>R10</w:t>
      </w:r>
      <w:r w:rsidR="00C101F7" w:rsidRPr="00940A78">
        <w:rPr>
          <w:rFonts w:ascii="Arial" w:eastAsia="Arial" w:hAnsi="Arial" w:cs="Arial"/>
          <w:b/>
          <w:sz w:val="24"/>
        </w:rPr>
        <w:t xml:space="preserve"> – Emitir Relatório de Faturament</w:t>
      </w:r>
      <w:r w:rsidR="00C101F7">
        <w:rPr>
          <w:rFonts w:ascii="Arial" w:eastAsia="Arial" w:hAnsi="Arial" w:cs="Arial"/>
          <w:b/>
          <w:sz w:val="24"/>
        </w:rPr>
        <w:t>o</w:t>
      </w:r>
    </w:p>
    <w:p w14:paraId="2A633F09" w14:textId="77777777" w:rsidR="00C101F7" w:rsidRPr="00940A78" w:rsidRDefault="00C101F7" w:rsidP="00C101F7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14:paraId="3C75F43E" w14:textId="77777777" w:rsidR="00C101F7" w:rsidRPr="00940A78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940A78">
        <w:rPr>
          <w:rFonts w:ascii="Arial" w:eastAsia="Arial" w:hAnsi="Arial" w:cs="Arial"/>
        </w:rPr>
        <w:t>O sistema deve permitir a geração e impressão d</w:t>
      </w:r>
      <w:r w:rsidR="008218B9">
        <w:rPr>
          <w:rFonts w:ascii="Arial" w:eastAsia="Arial" w:hAnsi="Arial" w:cs="Arial"/>
        </w:rPr>
        <w:t>e</w:t>
      </w:r>
      <w:r w:rsidRPr="00940A78">
        <w:rPr>
          <w:rFonts w:ascii="Arial" w:eastAsia="Arial" w:hAnsi="Arial" w:cs="Arial"/>
        </w:rPr>
        <w:t xml:space="preserve"> </w:t>
      </w:r>
      <w:r w:rsidR="008218B9" w:rsidRPr="00940A78">
        <w:rPr>
          <w:rFonts w:ascii="Arial" w:eastAsia="Arial" w:hAnsi="Arial" w:cs="Arial"/>
        </w:rPr>
        <w:t>relatóri</w:t>
      </w:r>
      <w:r w:rsidR="008218B9">
        <w:rPr>
          <w:rFonts w:ascii="Arial" w:eastAsia="Arial" w:hAnsi="Arial" w:cs="Arial"/>
        </w:rPr>
        <w:t>os relacionados</w:t>
      </w:r>
      <w:r w:rsidRPr="00940A78">
        <w:rPr>
          <w:rFonts w:ascii="Arial" w:eastAsia="Arial" w:hAnsi="Arial" w:cs="Arial"/>
        </w:rPr>
        <w:t xml:space="preserve"> </w:t>
      </w:r>
      <w:r w:rsidR="008218B9">
        <w:rPr>
          <w:rFonts w:ascii="Arial" w:eastAsia="Arial" w:hAnsi="Arial" w:cs="Arial"/>
        </w:rPr>
        <w:t>ao</w:t>
      </w:r>
      <w:r w:rsidRPr="00940A78">
        <w:rPr>
          <w:rFonts w:ascii="Arial" w:eastAsia="Arial" w:hAnsi="Arial" w:cs="Arial"/>
        </w:rPr>
        <w:t xml:space="preserve"> faturamento</w:t>
      </w:r>
      <w:r>
        <w:rPr>
          <w:rFonts w:ascii="Arial" w:eastAsia="Arial" w:hAnsi="Arial" w:cs="Arial"/>
        </w:rPr>
        <w:t xml:space="preserve"> dos serviços prestados</w:t>
      </w:r>
      <w:r w:rsidR="00C36394">
        <w:rPr>
          <w:rFonts w:ascii="Arial" w:eastAsia="Arial" w:hAnsi="Arial" w:cs="Arial"/>
        </w:rPr>
        <w:t xml:space="preserve"> pelo estabelecimento</w:t>
      </w:r>
      <w:r w:rsidRPr="00940A78">
        <w:rPr>
          <w:rFonts w:ascii="Arial" w:eastAsia="Arial" w:hAnsi="Arial" w:cs="Arial"/>
        </w:rPr>
        <w:t>.</w:t>
      </w:r>
    </w:p>
    <w:p w14:paraId="1427BC4D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940A78">
        <w:rPr>
          <w:rFonts w:ascii="Arial" w:eastAsia="Arial" w:hAnsi="Arial" w:cs="Arial"/>
        </w:rPr>
        <w:t>O relatório de faturamento deve ser gerado</w:t>
      </w:r>
      <w:r w:rsidR="00AE78DB">
        <w:rPr>
          <w:rFonts w:ascii="Arial" w:eastAsia="Arial" w:hAnsi="Arial" w:cs="Arial"/>
        </w:rPr>
        <w:t xml:space="preserve"> </w:t>
      </w:r>
      <w:r w:rsidRPr="00940A78">
        <w:rPr>
          <w:rFonts w:ascii="Arial" w:eastAsia="Arial" w:hAnsi="Arial" w:cs="Arial"/>
        </w:rPr>
        <w:t xml:space="preserve">por </w:t>
      </w:r>
      <w:r w:rsidR="003B3267">
        <w:rPr>
          <w:rFonts w:ascii="Arial" w:eastAsia="Arial" w:hAnsi="Arial" w:cs="Arial"/>
        </w:rPr>
        <w:t xml:space="preserve">qualquer período escolhido pelo </w:t>
      </w:r>
      <w:r w:rsidR="00A0284B">
        <w:rPr>
          <w:rFonts w:ascii="Arial" w:eastAsia="Arial" w:hAnsi="Arial" w:cs="Arial"/>
        </w:rPr>
        <w:t>administrador</w:t>
      </w:r>
      <w:r w:rsidR="003B3267">
        <w:rPr>
          <w:rFonts w:ascii="Arial" w:eastAsia="Arial" w:hAnsi="Arial" w:cs="Arial"/>
        </w:rPr>
        <w:t>.</w:t>
      </w:r>
    </w:p>
    <w:p w14:paraId="536F9E47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14:paraId="7C17EE7E" w14:textId="77777777" w:rsidR="00B459C9" w:rsidRPr="003A4B25" w:rsidRDefault="00C101F7" w:rsidP="00B46FC0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3A4B25">
        <w:rPr>
          <w:rFonts w:ascii="Arial" w:eastAsia="Arial" w:hAnsi="Arial" w:cs="Arial"/>
        </w:rPr>
        <w:t>No relatório constará</w:t>
      </w:r>
      <w:r w:rsidR="00B459C9" w:rsidRPr="003A4B25">
        <w:rPr>
          <w:rFonts w:ascii="Arial" w:eastAsia="Arial" w:hAnsi="Arial" w:cs="Arial"/>
        </w:rPr>
        <w:t xml:space="preserve"> </w:t>
      </w:r>
      <w:r w:rsidRPr="003A4B25">
        <w:rPr>
          <w:rFonts w:ascii="Arial" w:eastAsia="Arial" w:hAnsi="Arial" w:cs="Arial"/>
        </w:rPr>
        <w:t xml:space="preserve">a data e hora em que o relatório foi gerado. </w:t>
      </w:r>
      <w:r w:rsidR="00B459C9" w:rsidRPr="003A4B25">
        <w:rPr>
          <w:rFonts w:ascii="Arial" w:eastAsia="Arial" w:hAnsi="Arial" w:cs="Arial"/>
        </w:rPr>
        <w:t>Os dados gerados sensíveis ao período escolhido serão: total arrecadado, média de faturamento por serviço, cliente e plano. Todos esses dados (</w:t>
      </w:r>
      <w:r w:rsidR="00691706" w:rsidRPr="003A4B25">
        <w:rPr>
          <w:rFonts w:ascii="Arial" w:eastAsia="Arial" w:hAnsi="Arial" w:cs="Arial"/>
        </w:rPr>
        <w:t xml:space="preserve">obtidos em </w:t>
      </w:r>
      <w:r w:rsidR="008D42F6" w:rsidRPr="003A4B25">
        <w:rPr>
          <w:rFonts w:ascii="Arial" w:eastAsia="Arial" w:hAnsi="Arial" w:cs="Arial"/>
        </w:rPr>
        <w:t>RF08</w:t>
      </w:r>
      <w:r w:rsidR="00B459C9" w:rsidRPr="003A4B25">
        <w:rPr>
          <w:rFonts w:ascii="Arial" w:eastAsia="Arial" w:hAnsi="Arial" w:cs="Arial"/>
        </w:rPr>
        <w:t>) deverão s</w:t>
      </w:r>
      <w:r w:rsidR="003A4B25">
        <w:rPr>
          <w:rFonts w:ascii="Arial" w:eastAsia="Arial" w:hAnsi="Arial" w:cs="Arial"/>
        </w:rPr>
        <w:t xml:space="preserve">er seguidos pela porcentagem </w:t>
      </w:r>
      <w:r w:rsidR="003A4B25" w:rsidRPr="003A4B25">
        <w:rPr>
          <w:rFonts w:ascii="Arial" w:eastAsia="Arial" w:hAnsi="Arial" w:cs="Arial"/>
        </w:rPr>
        <w:t>em relação ao período anterior escolhido pelo usuário.</w:t>
      </w:r>
      <w:r w:rsidR="005B450B" w:rsidRPr="005B450B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14:paraId="3D255CC6" w14:textId="77777777" w:rsidR="00C101F7" w:rsidRPr="00B46FC0" w:rsidRDefault="00B459C9" w:rsidP="00B46FC0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 w:rsidRPr="003A4B25">
        <w:rPr>
          <w:rFonts w:ascii="Arial" w:eastAsia="Arial" w:hAnsi="Arial" w:cs="Arial"/>
        </w:rPr>
        <w:t xml:space="preserve">O sistema deve permitir salvar o relatório em formato </w:t>
      </w:r>
      <w:proofErr w:type="spellStart"/>
      <w:r w:rsidRPr="003A4B25">
        <w:rPr>
          <w:rFonts w:ascii="Arial" w:eastAsia="Arial" w:hAnsi="Arial" w:cs="Arial"/>
        </w:rPr>
        <w:t>pdf</w:t>
      </w:r>
      <w:proofErr w:type="spellEnd"/>
      <w:r w:rsidRPr="003A4B25">
        <w:rPr>
          <w:rFonts w:ascii="Arial" w:eastAsia="Arial" w:hAnsi="Arial" w:cs="Arial"/>
        </w:rPr>
        <w:t xml:space="preserve"> em um diretório do computador.</w:t>
      </w:r>
    </w:p>
    <w:p w14:paraId="5D64DB4A" w14:textId="77777777" w:rsidR="00C101F7" w:rsidRDefault="00C101F7" w:rsidP="00C101F7">
      <w:pPr>
        <w:rPr>
          <w:rFonts w:eastAsia="Arial"/>
        </w:rPr>
      </w:pPr>
    </w:p>
    <w:p w14:paraId="013D8B0A" w14:textId="77777777"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11</w:t>
      </w:r>
      <w:r w:rsidRPr="00B202BE">
        <w:rPr>
          <w:rFonts w:ascii="Arial" w:eastAsia="Arial" w:hAnsi="Arial" w:cs="Arial"/>
          <w:b/>
          <w:sz w:val="24"/>
        </w:rPr>
        <w:t xml:space="preserve"> – Emitir Relatório de </w:t>
      </w:r>
      <w:r>
        <w:rPr>
          <w:rFonts w:ascii="Arial" w:eastAsia="Arial" w:hAnsi="Arial" w:cs="Arial"/>
          <w:b/>
          <w:sz w:val="24"/>
        </w:rPr>
        <w:t>Planos de Agendamento</w:t>
      </w:r>
    </w:p>
    <w:p w14:paraId="310BBA5A" w14:textId="77777777" w:rsidR="00C101F7" w:rsidRPr="00E025FC" w:rsidRDefault="00C101F7" w:rsidP="00C101F7">
      <w:pPr>
        <w:pStyle w:val="PargrafodaLista"/>
        <w:numPr>
          <w:ilvl w:val="0"/>
          <w:numId w:val="28"/>
        </w:numPr>
        <w:ind w:right="96"/>
        <w:jc w:val="both"/>
        <w:rPr>
          <w:rFonts w:ascii="Arial" w:eastAsia="Arial" w:hAnsi="Arial" w:cs="Arial"/>
          <w:vanish/>
        </w:rPr>
      </w:pPr>
    </w:p>
    <w:p w14:paraId="29F8DF9F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permitir a geração e </w:t>
      </w:r>
      <w:r w:rsidR="003A4B25">
        <w:rPr>
          <w:rFonts w:ascii="Arial" w:eastAsia="Arial" w:hAnsi="Arial" w:cs="Arial"/>
        </w:rPr>
        <w:t>impressão de relatórios relacionados aos planos de agendamento</w:t>
      </w:r>
      <w:r>
        <w:rPr>
          <w:rFonts w:ascii="Arial" w:eastAsia="Arial" w:hAnsi="Arial" w:cs="Arial"/>
        </w:rPr>
        <w:t>.</w:t>
      </w:r>
    </w:p>
    <w:p w14:paraId="4BA79C55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planos deve </w:t>
      </w:r>
      <w:r w:rsidR="003A4B25">
        <w:rPr>
          <w:rFonts w:ascii="Arial" w:eastAsia="Arial" w:hAnsi="Arial" w:cs="Arial"/>
        </w:rPr>
        <w:t xml:space="preserve">ser gerado </w:t>
      </w:r>
      <w:r>
        <w:rPr>
          <w:rFonts w:ascii="Arial" w:eastAsia="Arial" w:hAnsi="Arial" w:cs="Arial"/>
        </w:rPr>
        <w:t>por</w:t>
      </w:r>
      <w:r w:rsidR="00DF33F7">
        <w:rPr>
          <w:rFonts w:ascii="Arial" w:eastAsia="Arial" w:hAnsi="Arial" w:cs="Arial"/>
        </w:rPr>
        <w:t xml:space="preserve"> qualquer</w:t>
      </w:r>
      <w:r>
        <w:rPr>
          <w:rFonts w:ascii="Arial" w:eastAsia="Arial" w:hAnsi="Arial" w:cs="Arial"/>
        </w:rPr>
        <w:t xml:space="preserve"> período </w:t>
      </w:r>
      <w:r w:rsidR="00A0284B">
        <w:rPr>
          <w:rFonts w:ascii="Arial" w:eastAsia="Arial" w:hAnsi="Arial" w:cs="Arial"/>
        </w:rPr>
        <w:t>escolhido pelo administrador</w:t>
      </w:r>
      <w:r w:rsidR="00DF33F7">
        <w:rPr>
          <w:rFonts w:ascii="Arial" w:eastAsia="Arial" w:hAnsi="Arial" w:cs="Arial"/>
        </w:rPr>
        <w:t>.</w:t>
      </w:r>
    </w:p>
    <w:p w14:paraId="78254899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pode ser solicitado somente pelo administrador.</w:t>
      </w:r>
    </w:p>
    <w:p w14:paraId="495F0453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relatório constará a data e hora em que foi gerado. </w:t>
      </w:r>
      <w:r w:rsidR="00691706" w:rsidRPr="00CD5C94">
        <w:rPr>
          <w:rFonts w:ascii="Arial" w:eastAsia="Arial" w:hAnsi="Arial" w:cs="Arial"/>
        </w:rPr>
        <w:t>Os dados gerados sensíveis ao período escolhido serão</w:t>
      </w:r>
      <w:r>
        <w:rPr>
          <w:rFonts w:ascii="Arial" w:eastAsia="Arial" w:hAnsi="Arial" w:cs="Arial"/>
        </w:rPr>
        <w:t xml:space="preserve">: </w:t>
      </w:r>
      <w:r w:rsidR="00691706">
        <w:rPr>
          <w:rFonts w:ascii="Arial" w:eastAsia="Arial" w:hAnsi="Arial" w:cs="Arial"/>
        </w:rPr>
        <w:t>quantidade de planos totais e por serviço</w:t>
      </w:r>
      <w:r w:rsidR="00016DA0">
        <w:rPr>
          <w:rFonts w:ascii="Arial" w:eastAsia="Arial" w:hAnsi="Arial" w:cs="Arial"/>
        </w:rPr>
        <w:t xml:space="preserve"> e</w:t>
      </w:r>
      <w:r w:rsidR="00691706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frequência </w:t>
      </w:r>
      <w:r w:rsidR="00691706">
        <w:rPr>
          <w:rFonts w:ascii="Arial" w:eastAsia="Arial" w:hAnsi="Arial" w:cs="Arial"/>
        </w:rPr>
        <w:t>média de atendimento dos planos</w:t>
      </w:r>
      <w:r>
        <w:rPr>
          <w:rFonts w:ascii="Arial" w:eastAsia="Arial" w:hAnsi="Arial" w:cs="Arial"/>
        </w:rPr>
        <w:t>.</w:t>
      </w:r>
      <w:r w:rsidR="00691706" w:rsidRPr="00691706">
        <w:rPr>
          <w:rFonts w:ascii="Arial" w:eastAsia="Arial" w:hAnsi="Arial" w:cs="Arial"/>
        </w:rPr>
        <w:t xml:space="preserve"> </w:t>
      </w:r>
      <w:r w:rsidR="00691706" w:rsidRPr="00B459C9">
        <w:rPr>
          <w:rFonts w:ascii="Arial" w:eastAsia="Arial" w:hAnsi="Arial" w:cs="Arial"/>
        </w:rPr>
        <w:t>Todos esses dados (</w:t>
      </w:r>
      <w:r w:rsidR="00691706">
        <w:rPr>
          <w:rFonts w:ascii="Arial" w:eastAsia="Arial" w:hAnsi="Arial" w:cs="Arial"/>
        </w:rPr>
        <w:t>obtidos em</w:t>
      </w:r>
      <w:r w:rsidR="00691706" w:rsidRPr="00B459C9">
        <w:rPr>
          <w:rFonts w:ascii="Arial" w:eastAsia="Arial" w:hAnsi="Arial" w:cs="Arial"/>
        </w:rPr>
        <w:t xml:space="preserve"> RF0</w:t>
      </w:r>
      <w:r w:rsidR="00691706">
        <w:rPr>
          <w:rFonts w:ascii="Arial" w:eastAsia="Arial" w:hAnsi="Arial" w:cs="Arial"/>
        </w:rPr>
        <w:t>6</w:t>
      </w:r>
      <w:r w:rsidR="00691706" w:rsidRPr="00B459C9">
        <w:rPr>
          <w:rFonts w:ascii="Arial" w:eastAsia="Arial" w:hAnsi="Arial" w:cs="Arial"/>
        </w:rPr>
        <w:t xml:space="preserve">) </w:t>
      </w:r>
      <w:r w:rsidR="00DF33F7" w:rsidRPr="003A4B25">
        <w:rPr>
          <w:rFonts w:ascii="Arial" w:eastAsia="Arial" w:hAnsi="Arial" w:cs="Arial"/>
        </w:rPr>
        <w:t>deverão s</w:t>
      </w:r>
      <w:r w:rsidR="00DF33F7">
        <w:rPr>
          <w:rFonts w:ascii="Arial" w:eastAsia="Arial" w:hAnsi="Arial" w:cs="Arial"/>
        </w:rPr>
        <w:t xml:space="preserve">er seguidos pela porcentagem </w:t>
      </w:r>
      <w:r w:rsidR="00DF33F7" w:rsidRPr="003A4B25">
        <w:rPr>
          <w:rFonts w:ascii="Arial" w:eastAsia="Arial" w:hAnsi="Arial" w:cs="Arial"/>
        </w:rPr>
        <w:t>em relação ao período anterior escolhido pelo usuário.</w:t>
      </w:r>
      <w:r w:rsidR="00FF0BDA" w:rsidRPr="00FF0BDA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14:paraId="5D35CFF9" w14:textId="77777777" w:rsidR="00C101F7" w:rsidRDefault="00C101F7" w:rsidP="00C101F7">
      <w:pPr>
        <w:pStyle w:val="PargrafodaLista"/>
        <w:numPr>
          <w:ilvl w:val="1"/>
          <w:numId w:val="28"/>
        </w:numPr>
        <w:ind w:left="785"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r w:rsidR="00691706">
        <w:rPr>
          <w:rFonts w:ascii="Arial" w:eastAsia="Arial" w:hAnsi="Arial" w:cs="Arial"/>
        </w:rPr>
        <w:t xml:space="preserve">sistema deve permitir salvar o relatório em formato </w:t>
      </w:r>
      <w:proofErr w:type="spellStart"/>
      <w:r w:rsidR="00691706">
        <w:rPr>
          <w:rFonts w:ascii="Arial" w:eastAsia="Arial" w:hAnsi="Arial" w:cs="Arial"/>
        </w:rPr>
        <w:t>pdf</w:t>
      </w:r>
      <w:proofErr w:type="spellEnd"/>
      <w:r w:rsidR="00691706">
        <w:rPr>
          <w:rFonts w:ascii="Arial" w:eastAsia="Arial" w:hAnsi="Arial" w:cs="Arial"/>
        </w:rPr>
        <w:t xml:space="preserve"> em um diretório do computador.</w:t>
      </w:r>
    </w:p>
    <w:p w14:paraId="74786BE7" w14:textId="77777777" w:rsidR="00C101F7" w:rsidRDefault="00C101F7" w:rsidP="00C101F7">
      <w:pPr>
        <w:rPr>
          <w:rFonts w:eastAsia="Arial"/>
        </w:rPr>
      </w:pPr>
    </w:p>
    <w:p w14:paraId="4AD08510" w14:textId="77777777" w:rsidR="00C101F7" w:rsidRDefault="00C101F7" w:rsidP="00C101F7">
      <w:pPr>
        <w:spacing w:after="240"/>
        <w:ind w:right="96"/>
        <w:jc w:val="both"/>
        <w:rPr>
          <w:rFonts w:ascii="Arial" w:eastAsia="Arial" w:hAnsi="Arial" w:cs="Arial"/>
          <w:b/>
          <w:sz w:val="24"/>
        </w:rPr>
      </w:pPr>
      <w:r w:rsidRPr="00B202BE">
        <w:rPr>
          <w:rFonts w:ascii="Arial" w:eastAsia="Arial" w:hAnsi="Arial" w:cs="Arial"/>
          <w:b/>
          <w:sz w:val="24"/>
        </w:rPr>
        <w:t>RF</w:t>
      </w:r>
      <w:r w:rsidR="00775AB3">
        <w:rPr>
          <w:rFonts w:ascii="Arial" w:eastAsia="Arial" w:hAnsi="Arial" w:cs="Arial"/>
          <w:b/>
          <w:sz w:val="24"/>
        </w:rPr>
        <w:t>12</w:t>
      </w:r>
      <w:r w:rsidRPr="00B202BE">
        <w:rPr>
          <w:rFonts w:ascii="Arial" w:eastAsia="Arial" w:hAnsi="Arial" w:cs="Arial"/>
          <w:b/>
          <w:sz w:val="24"/>
        </w:rPr>
        <w:t xml:space="preserve"> – Emitir Relatório de </w:t>
      </w:r>
      <w:r>
        <w:rPr>
          <w:rFonts w:ascii="Arial" w:eastAsia="Arial" w:hAnsi="Arial" w:cs="Arial"/>
          <w:b/>
          <w:sz w:val="24"/>
        </w:rPr>
        <w:t>Clientes e Animais Cadastrados</w:t>
      </w:r>
    </w:p>
    <w:p w14:paraId="3C8D924D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1E32657F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0E6C8498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74276B52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274D1A28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53F143A0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69BC3BD2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754FDA4D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1376B536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4C128832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7DFFCD1D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596CC167" w14:textId="77777777" w:rsidR="006F77DF" w:rsidRPr="006F77DF" w:rsidRDefault="006F77DF" w:rsidP="006F77DF">
      <w:pPr>
        <w:pStyle w:val="PargrafodaLista"/>
        <w:numPr>
          <w:ilvl w:val="0"/>
          <w:numId w:val="30"/>
        </w:numPr>
        <w:ind w:right="96"/>
        <w:jc w:val="both"/>
        <w:rPr>
          <w:rFonts w:ascii="Arial" w:eastAsia="Arial" w:hAnsi="Arial" w:cs="Arial"/>
          <w:vanish/>
        </w:rPr>
      </w:pPr>
    </w:p>
    <w:p w14:paraId="3C446D9A" w14:textId="77777777" w:rsidR="00C101F7" w:rsidRPr="00EE3D92" w:rsidRDefault="00C101F7" w:rsidP="006F77DF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deve permitir a geração e impressão </w:t>
      </w:r>
      <w:r w:rsidR="00B97E39">
        <w:rPr>
          <w:rFonts w:ascii="Arial" w:eastAsia="Arial" w:hAnsi="Arial" w:cs="Arial"/>
        </w:rPr>
        <w:t xml:space="preserve">de </w:t>
      </w:r>
      <w:r>
        <w:rPr>
          <w:rFonts w:ascii="Arial" w:eastAsia="Arial" w:hAnsi="Arial" w:cs="Arial"/>
        </w:rPr>
        <w:t>relatório</w:t>
      </w:r>
      <w:r w:rsidR="00B97E3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B97E39">
        <w:rPr>
          <w:rFonts w:ascii="Arial" w:eastAsia="Arial" w:hAnsi="Arial" w:cs="Arial"/>
        </w:rPr>
        <w:t>relaci</w:t>
      </w:r>
      <w:r w:rsidR="003B5514">
        <w:rPr>
          <w:rFonts w:ascii="Arial" w:eastAsia="Arial" w:hAnsi="Arial" w:cs="Arial"/>
        </w:rPr>
        <w:t>o</w:t>
      </w:r>
      <w:r w:rsidR="00B97E39">
        <w:rPr>
          <w:rFonts w:ascii="Arial" w:eastAsia="Arial" w:hAnsi="Arial" w:cs="Arial"/>
        </w:rPr>
        <w:t xml:space="preserve">nados </w:t>
      </w:r>
      <w:r w:rsidR="003B5514">
        <w:rPr>
          <w:rFonts w:ascii="Arial" w:eastAsia="Arial" w:hAnsi="Arial" w:cs="Arial"/>
        </w:rPr>
        <w:t>aos</w:t>
      </w:r>
      <w:r>
        <w:rPr>
          <w:rFonts w:ascii="Arial" w:eastAsia="Arial" w:hAnsi="Arial" w:cs="Arial"/>
        </w:rPr>
        <w:t xml:space="preserve"> clientes e animais cadastrados.</w:t>
      </w:r>
    </w:p>
    <w:p w14:paraId="282D76FA" w14:textId="77777777" w:rsidR="00C101F7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relatório de clientes e animais deve ser gerado </w:t>
      </w:r>
      <w:r w:rsidR="003B5514">
        <w:rPr>
          <w:rFonts w:ascii="Arial" w:eastAsia="Arial" w:hAnsi="Arial" w:cs="Arial"/>
        </w:rPr>
        <w:t>p</w:t>
      </w:r>
      <w:r>
        <w:rPr>
          <w:rFonts w:ascii="Arial" w:eastAsia="Arial" w:hAnsi="Arial" w:cs="Arial"/>
        </w:rPr>
        <w:t>or</w:t>
      </w:r>
      <w:r w:rsidR="00A0284B">
        <w:rPr>
          <w:rFonts w:ascii="Arial" w:eastAsia="Arial" w:hAnsi="Arial" w:cs="Arial"/>
        </w:rPr>
        <w:t xml:space="preserve"> qualquer</w:t>
      </w:r>
      <w:r>
        <w:rPr>
          <w:rFonts w:ascii="Arial" w:eastAsia="Arial" w:hAnsi="Arial" w:cs="Arial"/>
        </w:rPr>
        <w:t xml:space="preserve"> período</w:t>
      </w:r>
      <w:r w:rsidR="00A0284B">
        <w:rPr>
          <w:rFonts w:ascii="Arial" w:eastAsia="Arial" w:hAnsi="Arial" w:cs="Arial"/>
        </w:rPr>
        <w:t xml:space="preserve"> escolhido pelo administrador.</w:t>
      </w:r>
    </w:p>
    <w:p w14:paraId="733A19FA" w14:textId="77777777" w:rsidR="00C101F7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relatório só pode ser solicitado pelo administrador.</w:t>
      </w:r>
    </w:p>
    <w:p w14:paraId="17037EC3" w14:textId="77777777" w:rsidR="003B5514" w:rsidRDefault="00C101F7" w:rsidP="00C101F7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relatório constará a data e hora em que foi gerado. </w:t>
      </w:r>
      <w:r w:rsidR="003B5514" w:rsidRPr="00CD5C94">
        <w:rPr>
          <w:rFonts w:ascii="Arial" w:eastAsia="Arial" w:hAnsi="Arial" w:cs="Arial"/>
        </w:rPr>
        <w:t>Os dados gerados sensíveis ao período escolhido serão</w:t>
      </w:r>
      <w:r>
        <w:rPr>
          <w:rFonts w:ascii="Arial" w:eastAsia="Arial" w:hAnsi="Arial" w:cs="Arial"/>
        </w:rPr>
        <w:t xml:space="preserve">: quantidade </w:t>
      </w:r>
      <w:r w:rsidR="00863E80">
        <w:rPr>
          <w:rFonts w:ascii="Arial" w:eastAsia="Arial" w:hAnsi="Arial" w:cs="Arial"/>
        </w:rPr>
        <w:t xml:space="preserve">total </w:t>
      </w:r>
      <w:r>
        <w:rPr>
          <w:rFonts w:ascii="Arial" w:eastAsia="Arial" w:hAnsi="Arial" w:cs="Arial"/>
        </w:rPr>
        <w:t>de c</w:t>
      </w:r>
      <w:r w:rsidR="000B1D25">
        <w:rPr>
          <w:rFonts w:ascii="Arial" w:eastAsia="Arial" w:hAnsi="Arial" w:cs="Arial"/>
        </w:rPr>
        <w:t xml:space="preserve">lientes e quantidade total de </w:t>
      </w:r>
      <w:r>
        <w:rPr>
          <w:rFonts w:ascii="Arial" w:eastAsia="Arial" w:hAnsi="Arial" w:cs="Arial"/>
        </w:rPr>
        <w:t>animais cadastrados</w:t>
      </w:r>
      <w:r w:rsidR="00863E80">
        <w:rPr>
          <w:rFonts w:ascii="Arial" w:eastAsia="Arial" w:hAnsi="Arial" w:cs="Arial"/>
        </w:rPr>
        <w:t>, qu</w:t>
      </w:r>
      <w:r w:rsidR="00863E80" w:rsidRPr="00863E80">
        <w:rPr>
          <w:rFonts w:ascii="Arial" w:eastAsia="Arial" w:hAnsi="Arial" w:cs="Arial"/>
        </w:rPr>
        <w:t>antidade de novos clientes</w:t>
      </w:r>
      <w:r w:rsidR="00863E80">
        <w:rPr>
          <w:rFonts w:ascii="Arial" w:eastAsia="Arial" w:hAnsi="Arial" w:cs="Arial"/>
        </w:rPr>
        <w:t xml:space="preserve"> e</w:t>
      </w:r>
      <w:r w:rsidR="000B1D25">
        <w:rPr>
          <w:rFonts w:ascii="Arial" w:eastAsia="Arial" w:hAnsi="Arial" w:cs="Arial"/>
        </w:rPr>
        <w:t xml:space="preserve"> quantidade de novos</w:t>
      </w:r>
      <w:r w:rsidR="00863E80">
        <w:rPr>
          <w:rFonts w:ascii="Arial" w:eastAsia="Arial" w:hAnsi="Arial" w:cs="Arial"/>
        </w:rPr>
        <w:t xml:space="preserve"> animais</w:t>
      </w:r>
      <w:r w:rsidR="00863E80" w:rsidRPr="00863E80">
        <w:rPr>
          <w:rFonts w:ascii="Arial" w:eastAsia="Arial" w:hAnsi="Arial" w:cs="Arial"/>
        </w:rPr>
        <w:t xml:space="preserve"> (cadastrados no período escolhido)</w:t>
      </w:r>
      <w:r>
        <w:rPr>
          <w:rFonts w:ascii="Arial" w:eastAsia="Arial" w:hAnsi="Arial" w:cs="Arial"/>
        </w:rPr>
        <w:t>, quantidade de clientes</w:t>
      </w:r>
      <w:r w:rsidR="00863E80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desativados, quantidade de animais excluídos, quantidade de animais por porte (pequeno, médio e grande)</w:t>
      </w:r>
      <w:r w:rsidR="00863E80">
        <w:rPr>
          <w:rFonts w:ascii="Arial" w:eastAsia="Arial" w:hAnsi="Arial" w:cs="Arial"/>
        </w:rPr>
        <w:t xml:space="preserve"> e q</w:t>
      </w:r>
      <w:r w:rsidR="00863E80" w:rsidRPr="00863E80">
        <w:rPr>
          <w:rFonts w:ascii="Arial" w:eastAsia="Arial" w:hAnsi="Arial" w:cs="Arial"/>
        </w:rPr>
        <w:t>uantidade de animais em diferentes tipos de pelagem</w:t>
      </w:r>
      <w:r>
        <w:rPr>
          <w:rFonts w:ascii="Arial" w:eastAsia="Arial" w:hAnsi="Arial" w:cs="Arial"/>
        </w:rPr>
        <w:t>.</w:t>
      </w:r>
      <w:r w:rsidR="00863E80">
        <w:rPr>
          <w:rFonts w:ascii="Arial" w:eastAsia="Arial" w:hAnsi="Arial" w:cs="Arial"/>
        </w:rPr>
        <w:t xml:space="preserve"> </w:t>
      </w:r>
      <w:r w:rsidR="00863E80" w:rsidRPr="00B459C9">
        <w:rPr>
          <w:rFonts w:ascii="Arial" w:eastAsia="Arial" w:hAnsi="Arial" w:cs="Arial"/>
        </w:rPr>
        <w:t>Todos esses dados (</w:t>
      </w:r>
      <w:r w:rsidR="00863E80">
        <w:rPr>
          <w:rFonts w:ascii="Arial" w:eastAsia="Arial" w:hAnsi="Arial" w:cs="Arial"/>
        </w:rPr>
        <w:t>obtidos em</w:t>
      </w:r>
      <w:r w:rsidR="00863E80" w:rsidRPr="00B459C9">
        <w:rPr>
          <w:rFonts w:ascii="Arial" w:eastAsia="Arial" w:hAnsi="Arial" w:cs="Arial"/>
        </w:rPr>
        <w:t xml:space="preserve"> RF0</w:t>
      </w:r>
      <w:r w:rsidR="00863E80">
        <w:rPr>
          <w:rFonts w:ascii="Arial" w:eastAsia="Arial" w:hAnsi="Arial" w:cs="Arial"/>
        </w:rPr>
        <w:t xml:space="preserve">3 e </w:t>
      </w:r>
      <w:r w:rsidR="00863E80" w:rsidRPr="00B459C9">
        <w:rPr>
          <w:rFonts w:ascii="Arial" w:eastAsia="Arial" w:hAnsi="Arial" w:cs="Arial"/>
        </w:rPr>
        <w:t>RF0</w:t>
      </w:r>
      <w:r w:rsidR="00863E80">
        <w:rPr>
          <w:rFonts w:ascii="Arial" w:eastAsia="Arial" w:hAnsi="Arial" w:cs="Arial"/>
        </w:rPr>
        <w:t>4</w:t>
      </w:r>
      <w:r w:rsidR="00863E80" w:rsidRPr="00B459C9">
        <w:rPr>
          <w:rFonts w:ascii="Arial" w:eastAsia="Arial" w:hAnsi="Arial" w:cs="Arial"/>
        </w:rPr>
        <w:t>) deverão ser seguidos pela porcentagem em relação ao período anterior</w:t>
      </w:r>
      <w:r w:rsidR="00BF0244">
        <w:rPr>
          <w:rFonts w:ascii="Arial" w:eastAsia="Arial" w:hAnsi="Arial" w:cs="Arial"/>
        </w:rPr>
        <w:t xml:space="preserve"> escolhido pelo usuário</w:t>
      </w:r>
      <w:r w:rsidR="00863E80" w:rsidRPr="00B459C9">
        <w:rPr>
          <w:rFonts w:ascii="Arial" w:eastAsia="Arial" w:hAnsi="Arial" w:cs="Arial"/>
        </w:rPr>
        <w:t>.</w:t>
      </w:r>
      <w:r w:rsidR="00FF0BDA" w:rsidRPr="00FF0BDA">
        <w:rPr>
          <w:rFonts w:ascii="Arial" w:eastAsia="Arial" w:hAnsi="Arial" w:cs="Arial"/>
        </w:rPr>
        <w:t xml:space="preserve"> </w:t>
      </w:r>
      <w:r w:rsidR="00FF0BDA">
        <w:rPr>
          <w:rFonts w:ascii="Arial" w:eastAsia="Arial" w:hAnsi="Arial" w:cs="Arial"/>
        </w:rPr>
        <w:t>Os relatórios gerados deverão ficar salvos na base dados, podendo ser consultados a qualquer momento.</w:t>
      </w:r>
    </w:p>
    <w:p w14:paraId="7C22CAE4" w14:textId="77777777" w:rsidR="00C101F7" w:rsidRDefault="003B5514">
      <w:pPr>
        <w:pStyle w:val="PargrafodaLista"/>
        <w:numPr>
          <w:ilvl w:val="1"/>
          <w:numId w:val="30"/>
        </w:numPr>
        <w:ind w:right="9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</w:t>
      </w:r>
      <w:r w:rsidRPr="003B5514">
        <w:rPr>
          <w:rFonts w:ascii="Arial" w:eastAsia="Arial" w:hAnsi="Arial" w:cs="Arial"/>
        </w:rPr>
        <w:t xml:space="preserve"> </w:t>
      </w:r>
      <w:r w:rsidRPr="00CD5C94">
        <w:rPr>
          <w:rFonts w:ascii="Arial" w:eastAsia="Arial" w:hAnsi="Arial" w:cs="Arial"/>
        </w:rPr>
        <w:t xml:space="preserve">sistema deve permitir salvar o relatório em formato </w:t>
      </w:r>
      <w:proofErr w:type="spellStart"/>
      <w:r w:rsidRPr="00CD5C94">
        <w:rPr>
          <w:rFonts w:ascii="Arial" w:eastAsia="Arial" w:hAnsi="Arial" w:cs="Arial"/>
        </w:rPr>
        <w:t>pdf</w:t>
      </w:r>
      <w:proofErr w:type="spellEnd"/>
      <w:r w:rsidRPr="00CD5C94">
        <w:rPr>
          <w:rFonts w:ascii="Arial" w:eastAsia="Arial" w:hAnsi="Arial" w:cs="Arial"/>
        </w:rPr>
        <w:t xml:space="preserve"> em um diretório do computador.</w:t>
      </w:r>
    </w:p>
    <w:p w14:paraId="5DCE74AD" w14:textId="77777777" w:rsidR="00C101F7" w:rsidRPr="00B46FC0" w:rsidRDefault="00C101F7" w:rsidP="00B46FC0">
      <w:pPr>
        <w:rPr>
          <w:rFonts w:eastAsia="Arial"/>
        </w:rPr>
      </w:pPr>
    </w:p>
    <w:p w14:paraId="545F07C2" w14:textId="77777777" w:rsidR="00AB738D" w:rsidRDefault="00AB738D">
      <w:pPr>
        <w:spacing w:after="200" w:line="276" w:lineRule="auto"/>
        <w:rPr>
          <w:rFonts w:ascii="Arial" w:eastAsiaTheme="majorEastAsia" w:hAnsi="Arial" w:cstheme="majorBidi"/>
          <w:b/>
          <w:bCs/>
          <w:iCs/>
          <w:sz w:val="24"/>
          <w:szCs w:val="28"/>
        </w:rPr>
      </w:pPr>
      <w:bookmarkStart w:id="39" w:name="_Toc509770187"/>
      <w:bookmarkStart w:id="40" w:name="_Toc517634613"/>
      <w:r>
        <w:br w:type="page"/>
      </w:r>
    </w:p>
    <w:p w14:paraId="5CB9816E" w14:textId="77777777" w:rsidR="00A31F57" w:rsidRPr="00E72404" w:rsidRDefault="00A31F57" w:rsidP="00E72404">
      <w:pPr>
        <w:pStyle w:val="Ttulo2"/>
        <w:rPr>
          <w:rFonts w:eastAsia="Arial" w:cs="Arial"/>
        </w:rPr>
      </w:pPr>
      <w:bookmarkStart w:id="41" w:name="_Toc528670634"/>
      <w:r w:rsidRPr="00E72404">
        <w:lastRenderedPageBreak/>
        <w:t>Requisitos Não Funcionais</w:t>
      </w:r>
      <w:bookmarkEnd w:id="39"/>
      <w:bookmarkEnd w:id="40"/>
      <w:bookmarkEnd w:id="41"/>
    </w:p>
    <w:p w14:paraId="53A73EA3" w14:textId="77777777" w:rsidR="00A31F57" w:rsidRPr="001C221D" w:rsidRDefault="00A31F57" w:rsidP="00E72404">
      <w:pPr>
        <w:ind w:firstLine="709"/>
        <w:jc w:val="both"/>
        <w:rPr>
          <w:rFonts w:ascii="Arial" w:eastAsia="Arial" w:hAnsi="Arial" w:cs="Arial"/>
        </w:rPr>
      </w:pPr>
      <w:r w:rsidRPr="001C221D">
        <w:rPr>
          <w:rFonts w:ascii="Arial" w:eastAsia="Arial" w:hAnsi="Arial" w:cs="Arial"/>
        </w:rPr>
        <w:t xml:space="preserve">Abaixo estão os requisitos </w:t>
      </w:r>
      <w:r w:rsidR="003F7F1A" w:rsidRPr="001C221D">
        <w:rPr>
          <w:rFonts w:ascii="Arial" w:eastAsia="Arial" w:hAnsi="Arial" w:cs="Arial"/>
        </w:rPr>
        <w:t>n</w:t>
      </w:r>
      <w:r w:rsidRPr="001C221D">
        <w:rPr>
          <w:rFonts w:ascii="Arial" w:eastAsia="Arial" w:hAnsi="Arial" w:cs="Arial"/>
        </w:rPr>
        <w:t>ão funcionais do sistema.</w:t>
      </w:r>
    </w:p>
    <w:p w14:paraId="521ADFB6" w14:textId="77777777" w:rsidR="00A31F57" w:rsidRDefault="00A31F57" w:rsidP="00B46FC0">
      <w:pPr>
        <w:jc w:val="both"/>
        <w:rPr>
          <w:rFonts w:ascii="Arial" w:eastAsia="Arial" w:hAnsi="Arial" w:cs="Arial"/>
        </w:rPr>
      </w:pPr>
    </w:p>
    <w:p w14:paraId="6C05238E" w14:textId="77777777" w:rsidR="00A31F57" w:rsidRDefault="00A31F57" w:rsidP="00A31F57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D84A38">
        <w:rPr>
          <w:rFonts w:ascii="Arial" w:eastAsia="Arial" w:hAnsi="Arial" w:cs="Arial"/>
          <w:b/>
          <w:sz w:val="24"/>
        </w:rPr>
        <w:t>R</w:t>
      </w:r>
      <w:r>
        <w:rPr>
          <w:rFonts w:ascii="Arial" w:eastAsia="Arial" w:hAnsi="Arial" w:cs="Arial"/>
          <w:b/>
          <w:sz w:val="24"/>
        </w:rPr>
        <w:t>N</w:t>
      </w:r>
      <w:r w:rsidRPr="00D84A38">
        <w:rPr>
          <w:rFonts w:ascii="Arial" w:eastAsia="Arial" w:hAnsi="Arial" w:cs="Arial"/>
          <w:b/>
          <w:sz w:val="24"/>
        </w:rPr>
        <w:t>F</w:t>
      </w:r>
      <w:r>
        <w:rPr>
          <w:rFonts w:ascii="Arial" w:eastAsia="Arial" w:hAnsi="Arial" w:cs="Arial"/>
          <w:b/>
          <w:sz w:val="24"/>
        </w:rPr>
        <w:t>01 – Segurança</w:t>
      </w:r>
    </w:p>
    <w:p w14:paraId="1C31E1A5" w14:textId="77777777" w:rsidR="00A31F57" w:rsidRPr="00902987" w:rsidRDefault="00A31F57" w:rsidP="00A31F57">
      <w:pPr>
        <w:pStyle w:val="PargrafodaLista"/>
        <w:numPr>
          <w:ilvl w:val="0"/>
          <w:numId w:val="5"/>
        </w:numPr>
        <w:spacing w:after="1" w:line="360" w:lineRule="auto"/>
        <w:ind w:left="1066" w:right="96" w:hanging="357"/>
        <w:jc w:val="both"/>
        <w:rPr>
          <w:rFonts w:ascii="Arial" w:eastAsia="Arial" w:hAnsi="Arial" w:cs="Arial"/>
          <w:vanish/>
        </w:rPr>
      </w:pPr>
    </w:p>
    <w:p w14:paraId="40AA2F83" w14:textId="77777777" w:rsidR="00A31F57" w:rsidRPr="00B46FC0" w:rsidRDefault="00A31F57" w:rsidP="00B46FC0">
      <w:pPr>
        <w:pStyle w:val="PargrafodaLista"/>
        <w:numPr>
          <w:ilvl w:val="1"/>
          <w:numId w:val="5"/>
        </w:numPr>
        <w:ind w:left="924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O sistema deve bloquear um usuário </w:t>
      </w:r>
      <w:r w:rsidRPr="004E2CE2">
        <w:rPr>
          <w:rFonts w:ascii="Arial" w:eastAsia="Arial" w:hAnsi="Arial" w:cs="Arial"/>
        </w:rPr>
        <w:t>após cinco tentativas de login inválidas</w:t>
      </w:r>
    </w:p>
    <w:p w14:paraId="5BED93BF" w14:textId="77777777" w:rsidR="00A31F57" w:rsidRPr="00B46FC0" w:rsidRDefault="00A31F57" w:rsidP="00B46FC0">
      <w:pPr>
        <w:pStyle w:val="PargrafodaLista"/>
        <w:numPr>
          <w:ilvl w:val="1"/>
          <w:numId w:val="5"/>
        </w:numPr>
        <w:ind w:left="924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O sistema deve </w:t>
      </w:r>
      <w:proofErr w:type="spellStart"/>
      <w:r w:rsidRPr="00B56042">
        <w:rPr>
          <w:rFonts w:ascii="Arial" w:eastAsia="Arial" w:hAnsi="Arial" w:cs="Arial"/>
        </w:rPr>
        <w:t>deslogar</w:t>
      </w:r>
      <w:proofErr w:type="spellEnd"/>
      <w:r w:rsidRPr="00B56042">
        <w:rPr>
          <w:rFonts w:ascii="Arial" w:eastAsia="Arial" w:hAnsi="Arial" w:cs="Arial"/>
        </w:rPr>
        <w:t xml:space="preserve"> usuários que se encontrem inativos, isto é, não interagir com o software em até 15</w:t>
      </w:r>
      <w:r w:rsidRPr="004E2CE2">
        <w:rPr>
          <w:rFonts w:ascii="Arial" w:eastAsia="Arial" w:hAnsi="Arial" w:cs="Arial"/>
        </w:rPr>
        <w:t xml:space="preserve"> minutos.</w:t>
      </w:r>
    </w:p>
    <w:p w14:paraId="4449FA73" w14:textId="77777777" w:rsidR="00A31F57" w:rsidRPr="00B46FC0" w:rsidRDefault="00A31F57" w:rsidP="00B56042">
      <w:pPr>
        <w:pStyle w:val="PargrafodaLista"/>
        <w:numPr>
          <w:ilvl w:val="2"/>
          <w:numId w:val="5"/>
        </w:numPr>
        <w:ind w:left="1985" w:right="96" w:hanging="567"/>
        <w:jc w:val="both"/>
        <w:rPr>
          <w:rFonts w:ascii="Arial" w:eastAsia="Arial" w:hAnsi="Arial" w:cs="Arial"/>
          <w:b/>
        </w:rPr>
      </w:pPr>
      <w:r w:rsidRPr="00B56042">
        <w:rPr>
          <w:rFonts w:ascii="Arial" w:eastAsia="Arial" w:hAnsi="Arial" w:cs="Arial"/>
        </w:rPr>
        <w:t xml:space="preserve"> Para retomar suas atividades, o usuário deverá </w:t>
      </w:r>
      <w:proofErr w:type="spellStart"/>
      <w:r w:rsidRPr="00B56042">
        <w:rPr>
          <w:rFonts w:ascii="Arial" w:eastAsia="Arial" w:hAnsi="Arial" w:cs="Arial"/>
        </w:rPr>
        <w:t>logar</w:t>
      </w:r>
      <w:proofErr w:type="spellEnd"/>
      <w:r w:rsidRPr="00B56042">
        <w:rPr>
          <w:rFonts w:ascii="Arial" w:eastAsia="Arial" w:hAnsi="Arial" w:cs="Arial"/>
        </w:rPr>
        <w:t xml:space="preserve"> novamente.</w:t>
      </w:r>
    </w:p>
    <w:p w14:paraId="6519F57A" w14:textId="77777777" w:rsidR="00383FBB" w:rsidRDefault="00A31F57" w:rsidP="00383FBB">
      <w:pPr>
        <w:pStyle w:val="PargrafodaLista"/>
        <w:numPr>
          <w:ilvl w:val="1"/>
          <w:numId w:val="5"/>
        </w:numPr>
        <w:spacing w:after="1"/>
        <w:ind w:left="924" w:hanging="567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 xml:space="preserve">O sistema deve armazenar um registro de horários de login e </w:t>
      </w:r>
      <w:proofErr w:type="spellStart"/>
      <w:r w:rsidRPr="00B56042">
        <w:rPr>
          <w:rFonts w:ascii="Arial" w:eastAsia="Arial" w:hAnsi="Arial" w:cs="Arial"/>
        </w:rPr>
        <w:t>logoff</w:t>
      </w:r>
      <w:proofErr w:type="spellEnd"/>
      <w:r w:rsidRPr="00B56042">
        <w:rPr>
          <w:rFonts w:ascii="Arial" w:eastAsia="Arial" w:hAnsi="Arial" w:cs="Arial"/>
        </w:rPr>
        <w:t>, e seus respectivos usuários.</w:t>
      </w:r>
    </w:p>
    <w:p w14:paraId="2FEB3225" w14:textId="77777777" w:rsidR="00A31F57" w:rsidRPr="00B46FC0" w:rsidRDefault="00383FBB" w:rsidP="00B46FC0">
      <w:pPr>
        <w:rPr>
          <w:rFonts w:eastAsia="Arial"/>
          <w:b/>
        </w:rPr>
      </w:pPr>
      <w:r w:rsidRPr="00B46FC0" w:rsidDel="00D25D33">
        <w:rPr>
          <w:rFonts w:ascii="Arial" w:eastAsia="Arial" w:hAnsi="Arial" w:cs="Arial"/>
        </w:rPr>
        <w:t xml:space="preserve"> </w:t>
      </w:r>
    </w:p>
    <w:p w14:paraId="6CEF93B3" w14:textId="77777777" w:rsidR="00A31F57" w:rsidRPr="004E2CE2" w:rsidRDefault="00A31F57" w:rsidP="00B56042">
      <w:pPr>
        <w:spacing w:after="1" w:line="360" w:lineRule="auto"/>
        <w:ind w:right="96"/>
        <w:jc w:val="both"/>
        <w:rPr>
          <w:rFonts w:ascii="Arial" w:eastAsia="Arial" w:hAnsi="Arial" w:cs="Arial"/>
          <w:b/>
          <w:sz w:val="24"/>
        </w:rPr>
      </w:pPr>
      <w:r w:rsidRPr="00B56042">
        <w:rPr>
          <w:rFonts w:ascii="Arial" w:eastAsia="Arial" w:hAnsi="Arial" w:cs="Arial"/>
          <w:b/>
          <w:sz w:val="24"/>
        </w:rPr>
        <w:t>RNF0</w:t>
      </w:r>
      <w:r w:rsidR="00531F18" w:rsidRPr="00B56042">
        <w:rPr>
          <w:rFonts w:ascii="Arial" w:eastAsia="Arial" w:hAnsi="Arial" w:cs="Arial"/>
          <w:b/>
          <w:sz w:val="24"/>
        </w:rPr>
        <w:t>2</w:t>
      </w:r>
      <w:r w:rsidRPr="004E2CE2">
        <w:rPr>
          <w:rFonts w:ascii="Arial" w:eastAsia="Arial" w:hAnsi="Arial" w:cs="Arial"/>
          <w:b/>
          <w:sz w:val="24"/>
        </w:rPr>
        <w:t xml:space="preserve"> – Confiabilidade</w:t>
      </w:r>
    </w:p>
    <w:p w14:paraId="3E022733" w14:textId="77777777" w:rsidR="00531F18" w:rsidRPr="004E2CE2" w:rsidRDefault="00531F18">
      <w:pPr>
        <w:pStyle w:val="PargrafodaLista"/>
        <w:numPr>
          <w:ilvl w:val="0"/>
          <w:numId w:val="27"/>
        </w:numPr>
        <w:spacing w:after="1"/>
        <w:ind w:right="96"/>
        <w:jc w:val="both"/>
        <w:rPr>
          <w:rFonts w:ascii="Arial" w:eastAsia="Arial" w:hAnsi="Arial" w:cs="Arial"/>
          <w:vanish/>
        </w:rPr>
      </w:pPr>
    </w:p>
    <w:p w14:paraId="73A69C07" w14:textId="77777777" w:rsidR="00531F18" w:rsidRPr="004E2CE2" w:rsidRDefault="00531F18">
      <w:pPr>
        <w:pStyle w:val="PargrafodaLista"/>
        <w:numPr>
          <w:ilvl w:val="0"/>
          <w:numId w:val="27"/>
        </w:numPr>
        <w:spacing w:after="1"/>
        <w:ind w:right="96"/>
        <w:jc w:val="both"/>
        <w:rPr>
          <w:rFonts w:ascii="Arial" w:eastAsia="Arial" w:hAnsi="Arial" w:cs="Arial"/>
          <w:vanish/>
        </w:rPr>
      </w:pPr>
    </w:p>
    <w:p w14:paraId="59BCA3D7" w14:textId="77777777" w:rsidR="007F3614" w:rsidRPr="00B46FC0" w:rsidRDefault="00A31F57" w:rsidP="00B46FC0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  <w:b/>
        </w:rPr>
      </w:pPr>
      <w:r w:rsidRPr="004E2CE2">
        <w:rPr>
          <w:rFonts w:ascii="Arial" w:eastAsia="Arial" w:hAnsi="Arial" w:cs="Arial"/>
        </w:rPr>
        <w:t>O sistema deve permitir a realização de backup geral de acordo com a frequência definida pelo administrador, podendo ser diária, semanal e mensal.</w:t>
      </w:r>
    </w:p>
    <w:p w14:paraId="34E64D24" w14:textId="77777777" w:rsidR="00A31F57" w:rsidRPr="00B56042" w:rsidRDefault="00A31F57" w:rsidP="00B46FC0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>O</w:t>
      </w:r>
      <w:r w:rsidRPr="007F3614">
        <w:rPr>
          <w:rFonts w:ascii="Arial" w:eastAsia="Arial" w:hAnsi="Arial" w:cs="Arial"/>
        </w:rPr>
        <w:t xml:space="preserve"> sistema deve realizar uma cópia dos dados inseridos durante as etapas de cadastro de clientes, animais</w:t>
      </w:r>
      <w:r w:rsidR="007F3614">
        <w:rPr>
          <w:rFonts w:ascii="Arial" w:eastAsia="Arial" w:hAnsi="Arial" w:cs="Arial"/>
        </w:rPr>
        <w:t xml:space="preserve"> e</w:t>
      </w:r>
      <w:r w:rsidRPr="007F3614">
        <w:rPr>
          <w:rFonts w:ascii="Arial" w:eastAsia="Arial" w:hAnsi="Arial" w:cs="Arial"/>
        </w:rPr>
        <w:t xml:space="preserve"> serviço</w:t>
      </w:r>
      <w:r w:rsidR="007F3614">
        <w:rPr>
          <w:rFonts w:ascii="Arial" w:eastAsia="Arial" w:hAnsi="Arial" w:cs="Arial"/>
        </w:rPr>
        <w:t>s</w:t>
      </w:r>
      <w:r w:rsidRPr="00B56042">
        <w:rPr>
          <w:rFonts w:ascii="Arial" w:eastAsia="Arial" w:hAnsi="Arial" w:cs="Arial"/>
        </w:rPr>
        <w:t xml:space="preserve">. Sendo assim o sistema deve ser capaz de se recuperar de eventuais falhas, sem que haja perda de dados. </w:t>
      </w:r>
    </w:p>
    <w:p w14:paraId="022A3659" w14:textId="77777777" w:rsidR="007F3614" w:rsidRPr="00B46FC0" w:rsidRDefault="00A31F57" w:rsidP="00B46FC0">
      <w:pPr>
        <w:pStyle w:val="PargrafodaLista"/>
        <w:numPr>
          <w:ilvl w:val="2"/>
          <w:numId w:val="27"/>
        </w:numPr>
        <w:ind w:left="1985" w:hanging="567"/>
        <w:jc w:val="both"/>
        <w:rPr>
          <w:rFonts w:ascii="Arial" w:eastAsia="Arial" w:hAnsi="Arial" w:cs="Arial"/>
          <w:b/>
        </w:rPr>
      </w:pPr>
      <w:r w:rsidRPr="004E2CE2">
        <w:rPr>
          <w:rFonts w:ascii="Arial" w:eastAsia="Arial" w:hAnsi="Arial" w:cs="Arial"/>
        </w:rPr>
        <w:t xml:space="preserve"> Ao usuário retornar à tela de cadastro após uma falha ou incidente, o sistema deverá perguntá-lo se deseja recuperar os dados inseridos anteriorm</w:t>
      </w:r>
      <w:r w:rsidRPr="007F3614">
        <w:rPr>
          <w:rFonts w:ascii="Arial" w:eastAsia="Arial" w:hAnsi="Arial" w:cs="Arial"/>
        </w:rPr>
        <w:t>e</w:t>
      </w:r>
      <w:r w:rsidRPr="00B56042">
        <w:rPr>
          <w:rFonts w:ascii="Arial" w:eastAsia="Arial" w:hAnsi="Arial" w:cs="Arial"/>
        </w:rPr>
        <w:t>n</w:t>
      </w:r>
      <w:r w:rsidRPr="007F3614">
        <w:rPr>
          <w:rFonts w:ascii="Arial" w:eastAsia="Arial" w:hAnsi="Arial" w:cs="Arial"/>
        </w:rPr>
        <w:t>te.</w:t>
      </w:r>
    </w:p>
    <w:p w14:paraId="2873A6C3" w14:textId="77777777" w:rsidR="007F3614" w:rsidRPr="00B56042" w:rsidRDefault="007F3614" w:rsidP="007F3614">
      <w:pPr>
        <w:pStyle w:val="PargrafodaLista"/>
        <w:numPr>
          <w:ilvl w:val="1"/>
          <w:numId w:val="27"/>
        </w:numPr>
        <w:ind w:left="789"/>
        <w:jc w:val="both"/>
        <w:rPr>
          <w:rFonts w:ascii="Arial" w:eastAsia="Arial" w:hAnsi="Arial" w:cs="Arial"/>
        </w:rPr>
      </w:pPr>
      <w:r w:rsidRPr="00B56042">
        <w:rPr>
          <w:rFonts w:ascii="Arial" w:eastAsia="Arial" w:hAnsi="Arial" w:cs="Arial"/>
        </w:rPr>
        <w:t>Se o usuário por acidente descumprir regras de bom funcionamento do sistema (validação de campos ou estouro de memória, por exemplo), o si</w:t>
      </w:r>
      <w:r w:rsidRPr="007F3614">
        <w:rPr>
          <w:rFonts w:ascii="Arial" w:eastAsia="Arial" w:hAnsi="Arial" w:cs="Arial"/>
        </w:rPr>
        <w:t>stema deve gerar um relatório de erros</w:t>
      </w:r>
      <w:r w:rsidRPr="00B46FC0">
        <w:rPr>
          <w:rFonts w:ascii="Arial" w:eastAsia="Arial" w:hAnsi="Arial" w:cs="Arial"/>
        </w:rPr>
        <w:t xml:space="preserve"> com o momento que ocorreram e qual usuário estava </w:t>
      </w:r>
      <w:proofErr w:type="spellStart"/>
      <w:r w:rsidRPr="00B46FC0">
        <w:rPr>
          <w:rFonts w:ascii="Arial" w:eastAsia="Arial" w:hAnsi="Arial" w:cs="Arial"/>
        </w:rPr>
        <w:t>logado</w:t>
      </w:r>
      <w:proofErr w:type="spellEnd"/>
      <w:r w:rsidRPr="00B46FC0">
        <w:rPr>
          <w:rFonts w:ascii="Arial" w:eastAsia="Arial" w:hAnsi="Arial" w:cs="Arial"/>
        </w:rPr>
        <w:t>. Após um mês os erros serão removidos do registro</w:t>
      </w:r>
      <w:r w:rsidR="00233370">
        <w:rPr>
          <w:rFonts w:ascii="Arial" w:eastAsia="Arial" w:hAnsi="Arial" w:cs="Arial"/>
        </w:rPr>
        <w:t xml:space="preserve"> e não constaram mais nos relatórios</w:t>
      </w:r>
      <w:r w:rsidRPr="00B46FC0">
        <w:rPr>
          <w:rFonts w:ascii="Arial" w:eastAsia="Arial" w:hAnsi="Arial" w:cs="Arial"/>
        </w:rPr>
        <w:t>.</w:t>
      </w:r>
    </w:p>
    <w:p w14:paraId="77D143AE" w14:textId="77777777" w:rsidR="007F3614" w:rsidRDefault="007F3614" w:rsidP="007F3614">
      <w:pPr>
        <w:rPr>
          <w:rFonts w:ascii="Arial" w:eastAsia="Arial" w:hAnsi="Arial" w:cs="Arial"/>
        </w:rPr>
      </w:pPr>
    </w:p>
    <w:p w14:paraId="321E6DF0" w14:textId="77777777" w:rsidR="003402A2" w:rsidRDefault="003402A2">
      <w:pPr>
        <w:spacing w:after="200" w:line="276" w:lineRule="auto"/>
        <w:rPr>
          <w:rFonts w:ascii="Arial" w:eastAsia="Arial" w:hAnsi="Arial" w:cstheme="majorBidi"/>
          <w:b/>
          <w:bCs/>
          <w:kern w:val="32"/>
          <w:sz w:val="28"/>
          <w:szCs w:val="32"/>
        </w:rPr>
      </w:pPr>
      <w:r>
        <w:rPr>
          <w:rFonts w:eastAsia="Arial"/>
        </w:rPr>
        <w:br w:type="page"/>
      </w:r>
    </w:p>
    <w:p w14:paraId="546C5040" w14:textId="77777777" w:rsidR="00B05BDE" w:rsidRDefault="00B05BDE" w:rsidP="00B05BDE">
      <w:pPr>
        <w:pStyle w:val="Ttulo1"/>
        <w:rPr>
          <w:rFonts w:eastAsia="Arial"/>
        </w:rPr>
      </w:pPr>
      <w:bookmarkStart w:id="42" w:name="_Toc528670635"/>
      <w:r>
        <w:rPr>
          <w:rFonts w:eastAsia="Arial"/>
        </w:rPr>
        <w:lastRenderedPageBreak/>
        <w:t>MODELAGEM DO SISTEMA</w:t>
      </w:r>
      <w:bookmarkEnd w:id="42"/>
    </w:p>
    <w:p w14:paraId="5A4F8CB4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 w:rsidRPr="007E5D0D">
        <w:rPr>
          <w:rFonts w:ascii="Arial" w:eastAsia="Arial" w:hAnsi="Arial" w:cs="Arial"/>
        </w:rPr>
        <w:t xml:space="preserve">Este Tópico apresenta </w:t>
      </w:r>
      <w:r>
        <w:rPr>
          <w:rFonts w:ascii="Arial" w:eastAsia="Arial" w:hAnsi="Arial" w:cs="Arial"/>
        </w:rPr>
        <w:t>a modelagem referente ao projeto apresentado neste documento</w:t>
      </w:r>
      <w:r w:rsidRPr="007E5D0D">
        <w:rPr>
          <w:rFonts w:ascii="Arial" w:eastAsia="Arial" w:hAnsi="Arial" w:cs="Arial"/>
        </w:rPr>
        <w:t>.</w:t>
      </w:r>
    </w:p>
    <w:p w14:paraId="38D5ACFC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Foram criados modelos baseados no paradigma Orientado a Objetos. </w:t>
      </w:r>
    </w:p>
    <w:p w14:paraId="7859FFFB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o desenvolvimento dos modelos do sistema a ser gerado foi utilizada a Linguagem de Unificada de Modelos (UML).</w:t>
      </w:r>
    </w:p>
    <w:p w14:paraId="2FBE487B" w14:textId="77777777" w:rsidR="00B05BDE" w:rsidRDefault="00B05BDE" w:rsidP="00B05BDE">
      <w:pPr>
        <w:spacing w:before="15" w:line="260" w:lineRule="exact"/>
        <w:ind w:firstLine="43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criação dos modelos foi com auxílio das seguintes ferramentas CASE: </w:t>
      </w:r>
    </w:p>
    <w:p w14:paraId="31EF59BF" w14:textId="77777777" w:rsidR="00B05BDE" w:rsidRDefault="00B05BDE" w:rsidP="00B05BDE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ASTAH para modelagem dos processos do sistema (Diagramas de Use Case)</w:t>
      </w:r>
    </w:p>
    <w:p w14:paraId="4652BDAB" w14:textId="77777777" w:rsidR="00B05BDE" w:rsidRDefault="00B05BDE" w:rsidP="00B05BDE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- Adobe Photoshop para modelagem das telas do sistema. </w:t>
      </w:r>
    </w:p>
    <w:p w14:paraId="6F431552" w14:textId="77777777" w:rsidR="00B05BDE" w:rsidRDefault="00B05BDE" w:rsidP="00B46FC0">
      <w:pPr>
        <w:spacing w:before="15" w:line="260" w:lineRule="exact"/>
        <w:ind w:firstLine="708"/>
        <w:jc w:val="both"/>
        <w:rPr>
          <w:rFonts w:ascii="Arial" w:eastAsia="Arial" w:hAnsi="Arial" w:cs="Arial"/>
        </w:rPr>
      </w:pPr>
    </w:p>
    <w:p w14:paraId="7B95E093" w14:textId="77777777" w:rsidR="00B05BDE" w:rsidRDefault="00B05BDE" w:rsidP="00B05BDE">
      <w:pPr>
        <w:pStyle w:val="Ttulo2"/>
        <w:rPr>
          <w:rFonts w:eastAsia="Arial"/>
        </w:rPr>
      </w:pPr>
      <w:bookmarkStart w:id="43" w:name="_Toc528670636"/>
      <w:commentRangeStart w:id="44"/>
      <w:r>
        <w:rPr>
          <w:rFonts w:eastAsia="Arial"/>
        </w:rPr>
        <w:t>Protótipos de Telas</w:t>
      </w:r>
      <w:bookmarkEnd w:id="43"/>
      <w:commentRangeEnd w:id="44"/>
      <w:r w:rsidR="00BE14EE">
        <w:rPr>
          <w:rStyle w:val="Refdecomentrio"/>
          <w:rFonts w:ascii="Times New Roman" w:eastAsia="Times New Roman" w:hAnsi="Times New Roman" w:cs="Times New Roman"/>
          <w:b w:val="0"/>
          <w:bCs w:val="0"/>
          <w:iCs w:val="0"/>
        </w:rPr>
        <w:commentReference w:id="44"/>
      </w:r>
    </w:p>
    <w:p w14:paraId="3FD555EC" w14:textId="77777777" w:rsidR="00B05BDE" w:rsidRDefault="00B05BDE" w:rsidP="00B05BDE">
      <w:pPr>
        <w:ind w:left="57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seguir serão apresentados os </w:t>
      </w:r>
      <w:r>
        <w:rPr>
          <w:rFonts w:ascii="Arial" w:eastAsia="Arial" w:hAnsi="Arial" w:cs="Arial"/>
          <w:b/>
        </w:rPr>
        <w:t xml:space="preserve">protótipos </w:t>
      </w:r>
      <w:r>
        <w:rPr>
          <w:rFonts w:ascii="Arial" w:eastAsia="Arial" w:hAnsi="Arial" w:cs="Arial"/>
        </w:rPr>
        <w:t>das telas do sistema. Elas poderão sofrer alterações no decorrer do projeto.</w:t>
      </w:r>
    </w:p>
    <w:p w14:paraId="764E1593" w14:textId="77777777" w:rsidR="00177B3A" w:rsidRDefault="00285ECC" w:rsidP="00177B3A">
      <w:pPr>
        <w:pStyle w:val="Ttulo3"/>
        <w:rPr>
          <w:rFonts w:eastAsia="Arial" w:cs="Arial"/>
        </w:rPr>
      </w:pPr>
      <w:bookmarkStart w:id="45" w:name="_Toc528670637"/>
      <w:r w:rsidRPr="00A47ED3">
        <w:rPr>
          <w:rFonts w:eastAsia="Arial"/>
        </w:rPr>
        <w:t xml:space="preserve">Protótipo da tela de </w:t>
      </w:r>
      <w:r>
        <w:rPr>
          <w:rFonts w:eastAsia="Arial" w:cs="Arial"/>
        </w:rPr>
        <w:t>l</w:t>
      </w:r>
      <w:r w:rsidR="00177B3A">
        <w:rPr>
          <w:rFonts w:eastAsia="Arial" w:cs="Arial"/>
        </w:rPr>
        <w:t>ogin</w:t>
      </w:r>
      <w:bookmarkEnd w:id="45"/>
    </w:p>
    <w:p w14:paraId="2C9E9640" w14:textId="475AF1C0" w:rsidR="00177B3A" w:rsidRPr="00177B3A" w:rsidRDefault="00AD46E7" w:rsidP="00177B3A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06F9380F" wp14:editId="75E18D5C">
            <wp:extent cx="4305300" cy="305989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ic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79" cy="306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GoBack"/>
      <w:bookmarkEnd w:id="46"/>
    </w:p>
    <w:p w14:paraId="1944B0BC" w14:textId="3B01E85A" w:rsidR="00177B3A" w:rsidRDefault="00177B3A" w:rsidP="00177B3A">
      <w:pPr>
        <w:pStyle w:val="Ttulo3"/>
        <w:rPr>
          <w:rFonts w:eastAsia="Arial" w:cs="Arial"/>
        </w:rPr>
      </w:pPr>
      <w:bookmarkStart w:id="47" w:name="_Toc528670639"/>
      <w:r>
        <w:rPr>
          <w:rFonts w:eastAsia="Arial" w:cs="Arial"/>
        </w:rPr>
        <w:t>Protótipo da tela de usuários</w:t>
      </w:r>
      <w:bookmarkEnd w:id="47"/>
    </w:p>
    <w:p w14:paraId="7B3CD53D" w14:textId="1A005750" w:rsidR="00D6113B" w:rsidRPr="00D6113B" w:rsidRDefault="00AD46E7" w:rsidP="00D6113B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1A2269F6" wp14:editId="1F117BE4">
            <wp:extent cx="4565088" cy="32400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uari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8729" w14:textId="77777777" w:rsidR="00D6113B" w:rsidRDefault="00D6113B" w:rsidP="00177B3A">
      <w:pPr>
        <w:pStyle w:val="Ttulo3"/>
        <w:rPr>
          <w:rFonts w:eastAsia="Arial" w:cs="Arial"/>
        </w:rPr>
      </w:pPr>
      <w:bookmarkStart w:id="48" w:name="_Toc528670640"/>
      <w:r>
        <w:rPr>
          <w:rFonts w:eastAsia="Arial" w:cs="Arial"/>
        </w:rPr>
        <w:lastRenderedPageBreak/>
        <w:t>Protótipo da tela de agendamentos</w:t>
      </w:r>
      <w:bookmarkEnd w:id="48"/>
    </w:p>
    <w:p w14:paraId="52C70F6D" w14:textId="67638E74" w:rsidR="00D6113B" w:rsidRPr="00D6113B" w:rsidRDefault="00AD46E7" w:rsidP="00D6113B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15CF724" wp14:editId="04DA75A3">
            <wp:extent cx="4560131" cy="32400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gendament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B924" w14:textId="193C44C8" w:rsidR="00285ECC" w:rsidRDefault="00D6113B" w:rsidP="00177B3A">
      <w:pPr>
        <w:pStyle w:val="Ttulo3"/>
        <w:rPr>
          <w:rFonts w:eastAsia="Arial" w:cs="Arial"/>
        </w:rPr>
      </w:pPr>
      <w:bookmarkStart w:id="49" w:name="_Toc528670641"/>
      <w:r>
        <w:rPr>
          <w:rFonts w:eastAsia="Arial" w:cs="Arial"/>
        </w:rPr>
        <w:t xml:space="preserve">Protótipo da tela de </w:t>
      </w:r>
      <w:bookmarkEnd w:id="49"/>
      <w:r w:rsidR="00AD46E7">
        <w:rPr>
          <w:rFonts w:eastAsia="Arial" w:cs="Arial"/>
        </w:rPr>
        <w:t>pagamentos</w:t>
      </w:r>
    </w:p>
    <w:p w14:paraId="72766D2C" w14:textId="77777777" w:rsidR="00D6113B" w:rsidRPr="00D6113B" w:rsidRDefault="00D6113B" w:rsidP="00D6113B">
      <w:pPr>
        <w:rPr>
          <w:rFonts w:eastAsia="Arial"/>
        </w:rPr>
      </w:pPr>
    </w:p>
    <w:p w14:paraId="44471BAF" w14:textId="03C9F4CF" w:rsidR="007A5BC7" w:rsidRPr="00D6113B" w:rsidRDefault="00AD46E7" w:rsidP="00D6113B">
      <w:pPr>
        <w:jc w:val="center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75C15E3F" wp14:editId="3FB39A7A">
            <wp:extent cx="4560130" cy="32400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agamento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3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D495" w14:textId="77777777" w:rsidR="00285ECC" w:rsidRDefault="00285ECC" w:rsidP="00285ECC">
      <w:pPr>
        <w:jc w:val="both"/>
        <w:rPr>
          <w:rFonts w:ascii="Arial" w:eastAsia="Arial" w:hAnsi="Arial" w:cs="Arial"/>
          <w:b/>
        </w:rPr>
      </w:pPr>
    </w:p>
    <w:p w14:paraId="0F2C47B3" w14:textId="4BFCEF56" w:rsidR="00CB3453" w:rsidRDefault="00CB3453" w:rsidP="00285ECC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0C76343" w14:textId="77777777" w:rsidR="00711CEF" w:rsidRDefault="00CB3453" w:rsidP="00711CEF">
      <w:pPr>
        <w:pStyle w:val="Ttulo2"/>
        <w:spacing w:before="0"/>
      </w:pPr>
      <w:bookmarkStart w:id="50" w:name="_Toc523151950"/>
      <w:bookmarkStart w:id="51" w:name="_Toc528670645"/>
      <w:r>
        <w:lastRenderedPageBreak/>
        <w:t>Diagramas de Use Case</w:t>
      </w:r>
      <w:bookmarkEnd w:id="50"/>
      <w:bookmarkEnd w:id="51"/>
    </w:p>
    <w:p w14:paraId="6C37D4E2" w14:textId="77777777" w:rsidR="00711CEF" w:rsidRPr="00DB1F27" w:rsidRDefault="00711CEF" w:rsidP="002D4B9D"/>
    <w:p w14:paraId="34EED03F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4.2.1 Use Case </w:t>
      </w:r>
      <w:r w:rsidRPr="00962249">
        <w:rPr>
          <w:rFonts w:ascii="Arial" w:eastAsia="Arial" w:hAnsi="Arial" w:cs="Arial"/>
          <w:b/>
          <w:sz w:val="24"/>
        </w:rPr>
        <w:t>Geral</w:t>
      </w:r>
      <w:r w:rsidR="00624816">
        <w:rPr>
          <w:noProof/>
          <w:lang w:eastAsia="pt-BR"/>
        </w:rPr>
        <w:drawing>
          <wp:inline distT="0" distB="0" distL="0" distR="0" wp14:anchorId="41A5DF1B" wp14:editId="136CE9C6">
            <wp:extent cx="5505450" cy="869364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 case gera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695" cy="86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DB53" w14:textId="77777777" w:rsidR="00624816" w:rsidRDefault="00624816" w:rsidP="00CB3453"/>
    <w:p w14:paraId="5065E235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4.2.2 Manter Usuários</w:t>
      </w:r>
    </w:p>
    <w:p w14:paraId="6FA3EA09" w14:textId="77777777" w:rsidR="005B66DD" w:rsidRPr="001C221D" w:rsidRDefault="005B66DD" w:rsidP="00CB3453"/>
    <w:p w14:paraId="7E5652DA" w14:textId="77777777" w:rsidR="00CB3453" w:rsidRDefault="005B66DD" w:rsidP="00CD125D">
      <w:pPr>
        <w:jc w:val="center"/>
      </w:pPr>
      <w:r>
        <w:rPr>
          <w:noProof/>
          <w:lang w:eastAsia="pt-BR"/>
        </w:rPr>
        <w:drawing>
          <wp:inline distT="0" distB="0" distL="0" distR="0" wp14:anchorId="54511809" wp14:editId="4613F992">
            <wp:extent cx="5425440" cy="367178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UseCase Manter Usuári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94" cy="36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7180" w14:textId="77777777" w:rsidR="00CD125D" w:rsidRPr="003A3416" w:rsidRDefault="00CD125D" w:rsidP="00CD125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75A29E3" wp14:editId="2905A6C2">
            <wp:extent cx="5402097" cy="92297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ter Usuári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813" cy="923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2286" w14:textId="77777777" w:rsidR="00CB3453" w:rsidRDefault="00CB3453" w:rsidP="00CB3453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14:paraId="5AC96584" w14:textId="77777777"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4.2.3 Efetuar Login</w:t>
      </w:r>
    </w:p>
    <w:p w14:paraId="7B4855F0" w14:textId="77777777" w:rsidR="00CB3453" w:rsidRDefault="00B2008D" w:rsidP="00B2008D">
      <w:pPr>
        <w:jc w:val="center"/>
      </w:pPr>
      <w:r>
        <w:rPr>
          <w:noProof/>
          <w:lang w:eastAsia="pt-BR"/>
        </w:rPr>
        <w:drawing>
          <wp:inline distT="0" distB="0" distL="0" distR="0" wp14:anchorId="58DB2A48" wp14:editId="6AF1E2C5">
            <wp:extent cx="5398879" cy="26765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UseCase Efetuar Logi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659" cy="26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C1FD" w14:textId="77777777" w:rsidR="00B2008D" w:rsidRDefault="00B2008D" w:rsidP="00B2008D">
      <w:pPr>
        <w:jc w:val="center"/>
      </w:pPr>
      <w:r>
        <w:rPr>
          <w:noProof/>
          <w:lang w:eastAsia="pt-BR"/>
        </w:rPr>
        <w:drawing>
          <wp:inline distT="0" distB="0" distL="0" distR="0" wp14:anchorId="5C959EDE" wp14:editId="72FC9BDD">
            <wp:extent cx="5714286" cy="5400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fetuar Log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CCAB" w14:textId="77777777" w:rsidR="00CB3453" w:rsidRPr="001D02F7" w:rsidRDefault="00CB3453" w:rsidP="00CB3453">
      <w:pPr>
        <w:spacing w:after="200" w:line="276" w:lineRule="auto"/>
      </w:pPr>
      <w:r>
        <w:br w:type="page"/>
      </w:r>
    </w:p>
    <w:p w14:paraId="0B1B9A16" w14:textId="77777777" w:rsidR="00CB3453" w:rsidRDefault="00CB3453" w:rsidP="00CB3453"/>
    <w:p w14:paraId="3CF2E8ED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4.2.4 Manter Clientes</w:t>
      </w:r>
    </w:p>
    <w:p w14:paraId="4DDEA902" w14:textId="77777777" w:rsidR="00CB3453" w:rsidRDefault="00B2008D" w:rsidP="00B2008D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5FF458BB" wp14:editId="3BFCEA0E">
            <wp:extent cx="5760085" cy="3416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UseCase Manter Cliente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948E" w14:textId="77777777" w:rsidR="00B2008D" w:rsidRDefault="00B2008D" w:rsidP="00B2008D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 wp14:anchorId="70ABF90B" wp14:editId="107E12A9">
            <wp:extent cx="5024884" cy="9153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nter Client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145" cy="91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FBD5" w14:textId="77777777" w:rsidR="00CB3453" w:rsidRDefault="00CB3453" w:rsidP="00CB3453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14:paraId="5932D1C0" w14:textId="77777777" w:rsidR="00CB3453" w:rsidRPr="00B2255B" w:rsidRDefault="00CB3453" w:rsidP="00CB3453"/>
    <w:p w14:paraId="0DA59583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4.2.5 Manter Animais</w:t>
      </w:r>
    </w:p>
    <w:p w14:paraId="24656A9B" w14:textId="77777777" w:rsidR="00CB3453" w:rsidRDefault="00A024EE" w:rsidP="00CB3453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4F9E9404" wp14:editId="11A14741">
            <wp:extent cx="5760085" cy="34207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 Manter Animai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6FA2" w14:textId="77777777" w:rsidR="00B2008D" w:rsidRDefault="00B2008D" w:rsidP="00CB3453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 wp14:anchorId="73374E5E" wp14:editId="2BC67079">
            <wp:extent cx="4746471" cy="92011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ter Animai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94" cy="92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83F3" w14:textId="77777777" w:rsidR="00CB3453" w:rsidRPr="00B2255B" w:rsidRDefault="00CB3453" w:rsidP="00CB3453">
      <w:pPr>
        <w:spacing w:after="200" w:line="276" w:lineRule="auto"/>
      </w:pPr>
      <w:r>
        <w:br w:type="page"/>
      </w:r>
    </w:p>
    <w:p w14:paraId="73CCE2E8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6 </w:t>
      </w:r>
      <w:r>
        <w:rPr>
          <w:rFonts w:ascii="Arial" w:eastAsia="Arial" w:hAnsi="Arial" w:cs="Arial"/>
          <w:b/>
          <w:sz w:val="24"/>
        </w:rPr>
        <w:t>Manter Serviços</w:t>
      </w:r>
    </w:p>
    <w:p w14:paraId="1629D220" w14:textId="77777777" w:rsidR="00CB3453" w:rsidRDefault="00B2008D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76D5A367" wp14:editId="7CEA9143">
            <wp:extent cx="5760085" cy="44176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UseCase Manter Serviço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C235" w14:textId="77777777" w:rsidR="00B2008D" w:rsidRDefault="00B2008D" w:rsidP="00CB345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DD3B871" wp14:editId="4E579FB1">
            <wp:extent cx="5334865" cy="90963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nter Serviço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295" cy="909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4803" w14:textId="77777777" w:rsidR="00CB3453" w:rsidRDefault="00CB3453" w:rsidP="00CB3453">
      <w:pPr>
        <w:spacing w:after="200" w:line="276" w:lineRule="auto"/>
      </w:pPr>
      <w:r>
        <w:br w:type="page"/>
      </w:r>
    </w:p>
    <w:p w14:paraId="67609658" w14:textId="77777777" w:rsidR="00576305" w:rsidRDefault="00CB3453" w:rsidP="002D4B9D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7 </w:t>
      </w:r>
      <w:r>
        <w:rPr>
          <w:rFonts w:ascii="Arial" w:eastAsia="Arial" w:hAnsi="Arial" w:cs="Arial"/>
          <w:b/>
          <w:sz w:val="24"/>
        </w:rPr>
        <w:t>Manter Planos</w:t>
      </w:r>
      <w:r w:rsidR="00036AB3">
        <w:rPr>
          <w:rFonts w:ascii="Arial" w:eastAsia="Arial" w:hAnsi="Arial" w:cs="Arial"/>
          <w:b/>
          <w:sz w:val="24"/>
        </w:rPr>
        <w:t xml:space="preserve"> de Agendamento</w:t>
      </w:r>
    </w:p>
    <w:p w14:paraId="7F74A686" w14:textId="77777777" w:rsidR="00320FF5" w:rsidRDefault="00A024EE" w:rsidP="00193A54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12961E93" wp14:editId="241F95A4">
            <wp:extent cx="5760085" cy="51600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 Manter Planos de Agendamento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6CD9" w14:textId="77777777" w:rsidR="00CB3453" w:rsidRPr="00A53809" w:rsidRDefault="00320FF5" w:rsidP="00193A54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lastRenderedPageBreak/>
        <w:drawing>
          <wp:inline distT="0" distB="0" distL="0" distR="0" wp14:anchorId="6ABC7CCF" wp14:editId="5C0CEEEF">
            <wp:extent cx="5100184" cy="91725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nter Planos de Agendamento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930" cy="91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453">
        <w:rPr>
          <w:rFonts w:ascii="Arial" w:eastAsia="Arial" w:hAnsi="Arial" w:cs="Arial"/>
          <w:b/>
          <w:sz w:val="24"/>
        </w:rPr>
        <w:br w:type="page"/>
      </w:r>
    </w:p>
    <w:p w14:paraId="6BCD9892" w14:textId="77777777"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</w:t>
      </w:r>
      <w:r w:rsidR="00E81FF0">
        <w:rPr>
          <w:rFonts w:ascii="Arial" w:eastAsia="Arial" w:hAnsi="Arial" w:cs="Arial"/>
          <w:b/>
          <w:sz w:val="24"/>
        </w:rPr>
        <w:t xml:space="preserve">8 </w:t>
      </w:r>
      <w:r w:rsidR="00320FF5">
        <w:rPr>
          <w:rFonts w:ascii="Arial" w:eastAsia="Arial" w:hAnsi="Arial" w:cs="Arial"/>
          <w:b/>
          <w:sz w:val="24"/>
        </w:rPr>
        <w:t>Gerenciar</w:t>
      </w:r>
      <w:r>
        <w:rPr>
          <w:rFonts w:ascii="Arial" w:eastAsia="Arial" w:hAnsi="Arial" w:cs="Arial"/>
          <w:b/>
          <w:sz w:val="24"/>
        </w:rPr>
        <w:t xml:space="preserve"> Agendamentos</w:t>
      </w:r>
    </w:p>
    <w:p w14:paraId="49630DC7" w14:textId="77777777" w:rsidR="00CB3453" w:rsidRDefault="00A024EE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77372994" wp14:editId="1A42FC0B">
            <wp:extent cx="5760085" cy="319341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 Gerenciar Agendamento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6521" w14:textId="77777777" w:rsidR="00320FF5" w:rsidRDefault="00320FF5" w:rsidP="00CB345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6CBED6B" wp14:editId="285FD6EC">
            <wp:extent cx="5460119" cy="9182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renciar Agendamento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05" cy="918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9B06" w14:textId="77777777" w:rsidR="00CB3453" w:rsidRDefault="00CB3453" w:rsidP="00CB3453">
      <w:pPr>
        <w:spacing w:after="200" w:line="276" w:lineRule="auto"/>
      </w:pPr>
      <w:r>
        <w:br w:type="page"/>
      </w:r>
    </w:p>
    <w:p w14:paraId="4AE00EB8" w14:textId="77777777" w:rsidR="00A81667" w:rsidRDefault="00CB3453" w:rsidP="002D4B9D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</w:t>
      </w:r>
      <w:r w:rsidR="00A81667">
        <w:rPr>
          <w:rFonts w:ascii="Arial" w:eastAsia="Arial" w:hAnsi="Arial" w:cs="Arial"/>
          <w:b/>
          <w:sz w:val="24"/>
        </w:rPr>
        <w:t>9</w:t>
      </w:r>
      <w:r w:rsidR="00320FF5">
        <w:rPr>
          <w:rFonts w:ascii="Arial" w:eastAsia="Arial" w:hAnsi="Arial" w:cs="Arial"/>
          <w:b/>
          <w:sz w:val="24"/>
        </w:rPr>
        <w:t xml:space="preserve"> Registrar Pagamentos</w:t>
      </w:r>
    </w:p>
    <w:p w14:paraId="10A18502" w14:textId="77777777" w:rsidR="00320FF5" w:rsidRDefault="00320FF5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7FC4E649" wp14:editId="3FC37475">
            <wp:extent cx="5760085" cy="33045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rar Pagamento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613D" w14:textId="77777777" w:rsidR="00320FF5" w:rsidRPr="00E72404" w:rsidRDefault="00320FF5" w:rsidP="00320FF5">
      <w:pPr>
        <w:spacing w:line="276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85782BF" wp14:editId="603FB5D9">
            <wp:extent cx="5714286" cy="77619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istrar Pagamento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2DE2" w14:textId="77777777" w:rsidR="00CB3453" w:rsidRDefault="00CB3453" w:rsidP="00CB3453">
      <w:pPr>
        <w:spacing w:after="200" w:line="276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</w:p>
    <w:p w14:paraId="27E8374E" w14:textId="77777777" w:rsidR="00320FF5" w:rsidRDefault="00320FF5" w:rsidP="00320FF5">
      <w:pPr>
        <w:spacing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4.2.10 Emitir Relatório de Serviços</w:t>
      </w:r>
    </w:p>
    <w:p w14:paraId="129E7D03" w14:textId="77777777" w:rsidR="00320FF5" w:rsidRDefault="00A024EE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07302538" wp14:editId="5D109196">
            <wp:extent cx="5760085" cy="347154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 Emitir Relatório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8F1D" w14:textId="77777777" w:rsidR="00320FF5" w:rsidRPr="00E72404" w:rsidRDefault="00426D9A" w:rsidP="00320FF5">
      <w:pPr>
        <w:spacing w:line="276" w:lineRule="auto"/>
        <w:jc w:val="center"/>
      </w:pPr>
      <w:r>
        <w:rPr>
          <w:noProof/>
          <w:lang w:eastAsia="pt-BR"/>
        </w:rPr>
        <w:drawing>
          <wp:inline distT="0" distB="0" distL="0" distR="0" wp14:anchorId="5FAE02D4" wp14:editId="31AF68F7">
            <wp:extent cx="5714286" cy="551428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itir Relatório de Serviço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4020" w14:textId="77777777" w:rsidR="00320FF5" w:rsidRDefault="00320FF5" w:rsidP="00CB3453">
      <w:pPr>
        <w:rPr>
          <w:rFonts w:ascii="Arial" w:eastAsia="Arial" w:hAnsi="Arial" w:cs="Arial"/>
          <w:b/>
          <w:sz w:val="24"/>
        </w:rPr>
      </w:pPr>
    </w:p>
    <w:p w14:paraId="03E9D762" w14:textId="77777777" w:rsidR="00CB3453" w:rsidRPr="00B2255B" w:rsidRDefault="00CB3453" w:rsidP="00CB3453">
      <w:r>
        <w:rPr>
          <w:rFonts w:ascii="Arial" w:eastAsia="Arial" w:hAnsi="Arial" w:cs="Arial"/>
          <w:b/>
          <w:sz w:val="24"/>
        </w:rPr>
        <w:lastRenderedPageBreak/>
        <w:t>4.2.1</w:t>
      </w:r>
      <w:r w:rsidR="00320FF5">
        <w:rPr>
          <w:rFonts w:ascii="Arial" w:eastAsia="Arial" w:hAnsi="Arial" w:cs="Arial"/>
          <w:b/>
          <w:sz w:val="24"/>
        </w:rPr>
        <w:t>1</w:t>
      </w:r>
      <w:r>
        <w:rPr>
          <w:rFonts w:ascii="Arial" w:eastAsia="Arial" w:hAnsi="Arial" w:cs="Arial"/>
          <w:b/>
          <w:sz w:val="24"/>
        </w:rPr>
        <w:t xml:space="preserve"> Emitir Relatório de Faturamento</w:t>
      </w:r>
    </w:p>
    <w:p w14:paraId="3CF87037" w14:textId="77777777" w:rsidR="00CB3453" w:rsidRDefault="00A024EE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315A9F6D" wp14:editId="7CA2EE50">
            <wp:extent cx="5410200" cy="3597058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 Emitir Relatório de faturament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54" cy="36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CEDD" w14:textId="77777777" w:rsidR="00320FF5" w:rsidRDefault="00426D9A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119D6B7A" wp14:editId="5F30D6E6">
            <wp:extent cx="5714286" cy="5514286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mitir Relatório de Faturamento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C8CD" w14:textId="77777777" w:rsidR="00CB3453" w:rsidRDefault="00CB3453" w:rsidP="00CB3453">
      <w:pPr>
        <w:spacing w:after="200" w:line="276" w:lineRule="auto"/>
      </w:pPr>
      <w:r>
        <w:br w:type="page"/>
      </w:r>
    </w:p>
    <w:p w14:paraId="21DD5C7B" w14:textId="77777777" w:rsidR="00CB3453" w:rsidRDefault="00CB3453" w:rsidP="002D4B9D">
      <w:pPr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4.2.1</w:t>
      </w:r>
      <w:r w:rsidR="00320FF5">
        <w:rPr>
          <w:rFonts w:ascii="Arial" w:eastAsia="Arial" w:hAnsi="Arial" w:cs="Arial"/>
          <w:b/>
          <w:sz w:val="24"/>
        </w:rPr>
        <w:t>2</w:t>
      </w:r>
      <w:r>
        <w:rPr>
          <w:rFonts w:ascii="Arial" w:eastAsia="Arial" w:hAnsi="Arial" w:cs="Arial"/>
          <w:b/>
          <w:sz w:val="24"/>
        </w:rPr>
        <w:t xml:space="preserve"> Emitir Relatório de Planos</w:t>
      </w:r>
      <w:r w:rsidR="00576305">
        <w:rPr>
          <w:rFonts w:ascii="Arial" w:eastAsia="Arial" w:hAnsi="Arial" w:cs="Arial"/>
          <w:b/>
          <w:sz w:val="24"/>
        </w:rPr>
        <w:t xml:space="preserve"> de Agendamento</w:t>
      </w:r>
    </w:p>
    <w:p w14:paraId="4431A5D6" w14:textId="77777777" w:rsidR="00CB3453" w:rsidRDefault="004E278F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6FB11C81" wp14:editId="789F70BA">
            <wp:extent cx="5760085" cy="36455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 Emitir Relatório de planos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3B3" w14:textId="77777777" w:rsidR="00E62EBE" w:rsidRPr="00B2255B" w:rsidRDefault="001405D9" w:rsidP="00CB3453">
      <w:pPr>
        <w:jc w:val="center"/>
      </w:pPr>
      <w:r>
        <w:rPr>
          <w:noProof/>
          <w:lang w:eastAsia="pt-BR"/>
        </w:rPr>
        <w:drawing>
          <wp:inline distT="0" distB="0" distL="0" distR="0" wp14:anchorId="17B4971E" wp14:editId="06162402">
            <wp:extent cx="5714286" cy="5400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mitir Relatório de Planos de Agendamento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2583" w14:textId="77777777" w:rsidR="00CB3453" w:rsidRDefault="00CB3453" w:rsidP="00CB3453">
      <w:pPr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br w:type="page"/>
      </w:r>
      <w:r>
        <w:rPr>
          <w:rFonts w:ascii="Arial" w:eastAsia="Arial" w:hAnsi="Arial" w:cs="Arial"/>
          <w:b/>
          <w:sz w:val="24"/>
        </w:rPr>
        <w:lastRenderedPageBreak/>
        <w:t>4.2.</w:t>
      </w:r>
      <w:r w:rsidR="00320FF5">
        <w:rPr>
          <w:rFonts w:ascii="Arial" w:eastAsia="Arial" w:hAnsi="Arial" w:cs="Arial"/>
          <w:b/>
          <w:sz w:val="24"/>
        </w:rPr>
        <w:t>13</w:t>
      </w:r>
      <w:r>
        <w:rPr>
          <w:rFonts w:ascii="Arial" w:eastAsia="Arial" w:hAnsi="Arial" w:cs="Arial"/>
          <w:b/>
          <w:sz w:val="24"/>
        </w:rPr>
        <w:t xml:space="preserve"> Emitir Relatório de Clientes e Animais Cadastrados</w:t>
      </w:r>
    </w:p>
    <w:p w14:paraId="0C330A7B" w14:textId="77777777" w:rsidR="00842C2C" w:rsidRDefault="004E278F" w:rsidP="00E62EBE">
      <w:pPr>
        <w:jc w:val="center"/>
      </w:pPr>
      <w:bookmarkStart w:id="52" w:name="_Toc517630581"/>
      <w:bookmarkStart w:id="53" w:name="_Toc517630786"/>
      <w:bookmarkStart w:id="54" w:name="_Toc517630582"/>
      <w:bookmarkStart w:id="55" w:name="_Toc517630787"/>
      <w:bookmarkStart w:id="56" w:name="_Toc517630583"/>
      <w:bookmarkStart w:id="57" w:name="_Toc517630788"/>
      <w:bookmarkStart w:id="58" w:name="_Toc517630584"/>
      <w:bookmarkStart w:id="59" w:name="_Toc517630789"/>
      <w:bookmarkStart w:id="60" w:name="_Toc517630585"/>
      <w:bookmarkStart w:id="61" w:name="_Toc517630790"/>
      <w:bookmarkStart w:id="62" w:name="_Toc517630586"/>
      <w:bookmarkStart w:id="63" w:name="_Toc517630791"/>
      <w:bookmarkStart w:id="64" w:name="_Toc517630587"/>
      <w:bookmarkStart w:id="65" w:name="_Toc517630792"/>
      <w:bookmarkStart w:id="66" w:name="_Toc517630588"/>
      <w:bookmarkStart w:id="67" w:name="_Toc517630793"/>
      <w:bookmarkStart w:id="68" w:name="_Toc517630589"/>
      <w:bookmarkStart w:id="69" w:name="_Toc517630794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>
        <w:rPr>
          <w:noProof/>
          <w:lang w:eastAsia="pt-BR"/>
        </w:rPr>
        <w:drawing>
          <wp:inline distT="0" distB="0" distL="0" distR="0" wp14:anchorId="1A70067E" wp14:editId="56B5D83A">
            <wp:extent cx="5760085" cy="36036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 Emitir Relatório de clientes e serviço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B5C7" w14:textId="77777777" w:rsidR="00EC5547" w:rsidRDefault="001405D9" w:rsidP="00E62EBE">
      <w:pPr>
        <w:jc w:val="center"/>
      </w:pPr>
      <w:r>
        <w:rPr>
          <w:noProof/>
          <w:lang w:eastAsia="pt-BR"/>
        </w:rPr>
        <w:drawing>
          <wp:inline distT="0" distB="0" distL="0" distR="0" wp14:anchorId="19351BB7" wp14:editId="2574EB83">
            <wp:extent cx="5714286" cy="5514286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mitir Relatório de Clientes e Animais Cadastrado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4366" w14:textId="77777777" w:rsidR="00F905E1" w:rsidRDefault="00F905E1" w:rsidP="00F905E1">
      <w:pPr>
        <w:pStyle w:val="Ttulo2"/>
        <w:rPr>
          <w:rFonts w:eastAsia="Arial"/>
        </w:rPr>
      </w:pPr>
      <w:bookmarkStart w:id="70" w:name="_Toc528670646"/>
      <w:r>
        <w:rPr>
          <w:rFonts w:eastAsia="Arial"/>
        </w:rPr>
        <w:lastRenderedPageBreak/>
        <w:t>Diagrama de Classe</w:t>
      </w:r>
      <w:bookmarkEnd w:id="70"/>
    </w:p>
    <w:p w14:paraId="0D156B10" w14:textId="77777777" w:rsidR="00F905E1" w:rsidRPr="00F905E1" w:rsidRDefault="006D723A" w:rsidP="00E30775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117BC4A1" wp14:editId="54330544">
            <wp:extent cx="5753100" cy="3257550"/>
            <wp:effectExtent l="0" t="0" r="0" b="0"/>
            <wp:docPr id="39" name="Imagem 1" descr="Diagrama de Clas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 Class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F179" w14:textId="77777777" w:rsidR="004D2AD0" w:rsidRPr="004D2AD0" w:rsidRDefault="004D2AD0" w:rsidP="003B35F3">
      <w:pPr>
        <w:pStyle w:val="Ttulo2"/>
        <w:rPr>
          <w:rFonts w:eastAsia="Arial"/>
        </w:rPr>
      </w:pPr>
      <w:bookmarkStart w:id="71" w:name="_Toc528670647"/>
      <w:r w:rsidRPr="004D2AD0">
        <w:rPr>
          <w:rFonts w:eastAsia="Arial"/>
        </w:rPr>
        <w:lastRenderedPageBreak/>
        <w:t>Diagrama de Sequência</w:t>
      </w:r>
      <w:bookmarkEnd w:id="71"/>
    </w:p>
    <w:p w14:paraId="17146C53" w14:textId="77777777" w:rsidR="0094581C" w:rsidRDefault="0094581C" w:rsidP="0094581C">
      <w:pPr>
        <w:pStyle w:val="Ttulo3"/>
        <w:rPr>
          <w:rFonts w:eastAsia="Arial"/>
        </w:rPr>
      </w:pPr>
      <w:bookmarkStart w:id="72" w:name="_Toc528670648"/>
      <w:r>
        <w:rPr>
          <w:rFonts w:eastAsia="Arial"/>
        </w:rPr>
        <w:t>Manter Clientes</w:t>
      </w:r>
      <w:bookmarkEnd w:id="72"/>
    </w:p>
    <w:p w14:paraId="058C7CEE" w14:textId="77777777" w:rsidR="0094581C" w:rsidRDefault="007219B8" w:rsidP="0094581C">
      <w:pPr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  <w:lang w:eastAsia="pt-BR"/>
        </w:rPr>
        <w:drawing>
          <wp:inline distT="0" distB="0" distL="0" distR="0" wp14:anchorId="445DE50F" wp14:editId="612944BE">
            <wp:extent cx="5760085" cy="5633720"/>
            <wp:effectExtent l="19050" t="0" r="0" b="0"/>
            <wp:docPr id="1" name="Imagem 0" descr="Manter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s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6297" w14:textId="77777777" w:rsidR="009461BC" w:rsidRDefault="009461BC" w:rsidP="009461BC">
      <w:pPr>
        <w:pStyle w:val="Ttulo3"/>
        <w:rPr>
          <w:rFonts w:eastAsia="Arial"/>
        </w:rPr>
      </w:pPr>
      <w:bookmarkStart w:id="73" w:name="_Toc528670649"/>
      <w:r>
        <w:rPr>
          <w:rFonts w:eastAsia="Arial"/>
        </w:rPr>
        <w:lastRenderedPageBreak/>
        <w:t>Manter Serviços</w:t>
      </w:r>
      <w:bookmarkEnd w:id="73"/>
    </w:p>
    <w:p w14:paraId="3F503A89" w14:textId="77777777" w:rsidR="009461BC" w:rsidRPr="009461BC" w:rsidRDefault="009461BC" w:rsidP="009461BC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073F1421" wp14:editId="19F3E712">
            <wp:extent cx="5760085" cy="6703695"/>
            <wp:effectExtent l="0" t="0" r="0" b="190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anter_Serviços (1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6108" w14:textId="77777777" w:rsidR="009461BC" w:rsidRDefault="009461BC" w:rsidP="0094581C">
      <w:pPr>
        <w:jc w:val="center"/>
        <w:rPr>
          <w:rFonts w:ascii="Arial" w:eastAsia="Arial" w:hAnsi="Arial" w:cs="Arial"/>
          <w:b/>
          <w:sz w:val="24"/>
        </w:rPr>
      </w:pPr>
    </w:p>
    <w:p w14:paraId="1EB1196B" w14:textId="77777777" w:rsidR="009461BC" w:rsidRDefault="009461BC" w:rsidP="0094581C">
      <w:pPr>
        <w:jc w:val="center"/>
        <w:rPr>
          <w:rFonts w:ascii="Arial" w:eastAsia="Arial" w:hAnsi="Arial" w:cs="Arial"/>
          <w:b/>
          <w:sz w:val="24"/>
        </w:rPr>
      </w:pPr>
    </w:p>
    <w:p w14:paraId="0B28E97A" w14:textId="77777777" w:rsidR="00B051D1" w:rsidRDefault="00B051D1" w:rsidP="00B051D1">
      <w:pPr>
        <w:pStyle w:val="Ttulo3"/>
        <w:rPr>
          <w:rFonts w:eastAsia="Arial"/>
        </w:rPr>
      </w:pPr>
      <w:bookmarkStart w:id="74" w:name="_Toc528670650"/>
      <w:r>
        <w:rPr>
          <w:rFonts w:eastAsia="Arial"/>
        </w:rPr>
        <w:lastRenderedPageBreak/>
        <w:t>Manter Planos de Agendamento</w:t>
      </w:r>
      <w:bookmarkEnd w:id="74"/>
    </w:p>
    <w:p w14:paraId="3B91AB5D" w14:textId="77777777" w:rsidR="00B051D1" w:rsidRDefault="00B64FB7" w:rsidP="00B051D1">
      <w:pPr>
        <w:rPr>
          <w:rFonts w:eastAsia="Arial"/>
        </w:rPr>
      </w:pPr>
      <w:r w:rsidRPr="00B64FB7">
        <w:rPr>
          <w:rFonts w:eastAsia="Arial"/>
          <w:noProof/>
          <w:lang w:eastAsia="pt-BR"/>
        </w:rPr>
        <w:drawing>
          <wp:inline distT="0" distB="0" distL="0" distR="0" wp14:anchorId="3CF4500B" wp14:editId="03AF79CF">
            <wp:extent cx="5760085" cy="5667274"/>
            <wp:effectExtent l="0" t="0" r="0" b="0"/>
            <wp:docPr id="41" name="Imagem 41" descr="C:\Users\ni17\Desktop\DiagramaSequenciaManterPlanosA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17\Desktop\DiagramaSequenciaManterPlanosAgend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D18B" w14:textId="77777777" w:rsidR="0094581C" w:rsidRDefault="002514DB" w:rsidP="0094581C">
      <w:pPr>
        <w:pStyle w:val="Ttulo3"/>
        <w:rPr>
          <w:rFonts w:eastAsia="Arial"/>
        </w:rPr>
      </w:pPr>
      <w:bookmarkStart w:id="75" w:name="_Toc528670651"/>
      <w:r>
        <w:rPr>
          <w:rFonts w:eastAsia="Arial"/>
        </w:rPr>
        <w:lastRenderedPageBreak/>
        <w:t>Gerenciar</w:t>
      </w:r>
      <w:r w:rsidR="0094581C">
        <w:rPr>
          <w:rFonts w:eastAsia="Arial"/>
        </w:rPr>
        <w:t xml:space="preserve"> Agendamentos</w:t>
      </w:r>
      <w:bookmarkEnd w:id="75"/>
    </w:p>
    <w:p w14:paraId="4FDEBBA1" w14:textId="77777777" w:rsidR="0094581C" w:rsidRPr="0094581C" w:rsidRDefault="0051672D" w:rsidP="0094581C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7DE0BC6F" wp14:editId="31A9DE0B">
            <wp:extent cx="5760085" cy="32861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quencia_Agendamento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EC2D" w14:textId="77777777" w:rsidR="0094581C" w:rsidRDefault="0094581C" w:rsidP="00B051D1">
      <w:pPr>
        <w:rPr>
          <w:rFonts w:eastAsia="Arial"/>
        </w:rPr>
      </w:pPr>
    </w:p>
    <w:p w14:paraId="20014846" w14:textId="77777777" w:rsidR="0094581C" w:rsidRDefault="0094581C" w:rsidP="00B051D1">
      <w:pPr>
        <w:rPr>
          <w:rFonts w:eastAsia="Arial"/>
        </w:rPr>
      </w:pPr>
    </w:p>
    <w:p w14:paraId="6C3E7BAB" w14:textId="77777777" w:rsidR="005564F7" w:rsidRDefault="005564F7" w:rsidP="005564F7">
      <w:pPr>
        <w:pStyle w:val="Ttulo3"/>
        <w:rPr>
          <w:rFonts w:eastAsia="Arial"/>
        </w:rPr>
      </w:pPr>
      <w:bookmarkStart w:id="76" w:name="_Toc528670652"/>
      <w:r>
        <w:rPr>
          <w:rFonts w:eastAsia="Arial"/>
        </w:rPr>
        <w:t>Registrar Pagamentos</w:t>
      </w:r>
      <w:bookmarkEnd w:id="76"/>
    </w:p>
    <w:p w14:paraId="341B51F2" w14:textId="77777777" w:rsidR="005564F7" w:rsidRDefault="005564F7" w:rsidP="005564F7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5CB81F3D" wp14:editId="1E935FCC">
            <wp:extent cx="4819650" cy="3181350"/>
            <wp:effectExtent l="1905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r Pagamento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98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9073" w14:textId="77777777" w:rsidR="009461BC" w:rsidRDefault="009461BC" w:rsidP="009461BC">
      <w:pPr>
        <w:pStyle w:val="Ttulo3"/>
        <w:rPr>
          <w:rFonts w:eastAsia="Arial"/>
        </w:rPr>
      </w:pPr>
      <w:bookmarkStart w:id="77" w:name="_Toc528670653"/>
      <w:r>
        <w:rPr>
          <w:rFonts w:eastAsia="Arial"/>
        </w:rPr>
        <w:lastRenderedPageBreak/>
        <w:t>Emitir Relatório de Agendamentos</w:t>
      </w:r>
      <w:bookmarkEnd w:id="77"/>
    </w:p>
    <w:p w14:paraId="4A6955F5" w14:textId="77777777" w:rsidR="009461BC" w:rsidRDefault="006D723A" w:rsidP="003B35F3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16CED986" wp14:editId="187B96F0">
            <wp:extent cx="5753100" cy="5657850"/>
            <wp:effectExtent l="0" t="0" r="0" b="0"/>
            <wp:docPr id="38" name="Imagem 2" descr="Emitir Relatório de Agenda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itir Relatório de Agendamentos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6B19" w14:textId="77777777" w:rsidR="006D723A" w:rsidRDefault="006D723A" w:rsidP="006D723A">
      <w:pPr>
        <w:pStyle w:val="Ttulo2"/>
        <w:rPr>
          <w:rFonts w:eastAsia="Arial"/>
        </w:rPr>
      </w:pPr>
      <w:bookmarkStart w:id="78" w:name="_Toc528670654"/>
      <w:r>
        <w:rPr>
          <w:rFonts w:eastAsia="Arial"/>
        </w:rPr>
        <w:t>Diagramas de Atividade</w:t>
      </w:r>
      <w:bookmarkEnd w:id="78"/>
    </w:p>
    <w:p w14:paraId="720088C7" w14:textId="77777777" w:rsidR="006D723A" w:rsidRDefault="00075CF8" w:rsidP="00075CF8">
      <w:pPr>
        <w:pStyle w:val="Ttulo3"/>
        <w:rPr>
          <w:rFonts w:eastAsia="Arial"/>
        </w:rPr>
      </w:pPr>
      <w:bookmarkStart w:id="79" w:name="_Toc528670655"/>
      <w:r>
        <w:rPr>
          <w:rFonts w:eastAsia="Arial"/>
        </w:rPr>
        <w:t>Manter Clientes</w:t>
      </w:r>
      <w:bookmarkEnd w:id="79"/>
      <w:r>
        <w:rPr>
          <w:rFonts w:eastAsia="Arial"/>
        </w:rPr>
        <w:t xml:space="preserve"> </w:t>
      </w:r>
    </w:p>
    <w:p w14:paraId="198C2D50" w14:textId="77777777" w:rsidR="00075CF8" w:rsidRDefault="00075CF8" w:rsidP="00075CF8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585A43F0" wp14:editId="19ED245C">
            <wp:extent cx="5760085" cy="28257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tivity Diagram0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02A5" w14:textId="77777777" w:rsidR="003727B5" w:rsidRPr="002E0FDF" w:rsidRDefault="003727B5" w:rsidP="003727B5">
      <w:pPr>
        <w:pStyle w:val="Ttulo3"/>
        <w:rPr>
          <w:rFonts w:eastAsia="Arial"/>
        </w:rPr>
      </w:pPr>
      <w:bookmarkStart w:id="80" w:name="_Toc528670659"/>
      <w:r>
        <w:rPr>
          <w:rFonts w:eastAsia="Arial"/>
        </w:rPr>
        <w:lastRenderedPageBreak/>
        <w:t>Manter Serviços</w:t>
      </w:r>
      <w:bookmarkEnd w:id="80"/>
    </w:p>
    <w:p w14:paraId="3B7950B4" w14:textId="77777777" w:rsidR="003727B5" w:rsidRDefault="003727B5" w:rsidP="003727B5">
      <w:pPr>
        <w:rPr>
          <w:rFonts w:eastAsia="Arial"/>
        </w:rPr>
      </w:pPr>
    </w:p>
    <w:p w14:paraId="3819DE49" w14:textId="77777777" w:rsidR="003727B5" w:rsidRPr="00B64FB7" w:rsidRDefault="003727B5" w:rsidP="003727B5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39988C8D" wp14:editId="2C54E0BB">
            <wp:extent cx="5753100" cy="2114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68A4" w14:textId="77777777" w:rsidR="003727B5" w:rsidRDefault="003727B5" w:rsidP="00075CF8">
      <w:pPr>
        <w:rPr>
          <w:rFonts w:eastAsia="Arial"/>
        </w:rPr>
      </w:pPr>
    </w:p>
    <w:p w14:paraId="40C8386A" w14:textId="77777777" w:rsidR="00B64FB7" w:rsidRDefault="00B64FB7" w:rsidP="00075CF8">
      <w:pPr>
        <w:rPr>
          <w:rFonts w:eastAsia="Arial"/>
        </w:rPr>
      </w:pPr>
    </w:p>
    <w:p w14:paraId="5C29165E" w14:textId="77777777" w:rsidR="00B64FB7" w:rsidRDefault="00B64FB7" w:rsidP="00B64FB7">
      <w:pPr>
        <w:pStyle w:val="Ttulo3"/>
        <w:rPr>
          <w:rFonts w:eastAsia="Arial"/>
        </w:rPr>
      </w:pPr>
      <w:bookmarkStart w:id="81" w:name="_Toc528670656"/>
      <w:r>
        <w:rPr>
          <w:rFonts w:eastAsia="Arial"/>
        </w:rPr>
        <w:t>Manter Planos de Agendamento</w:t>
      </w:r>
      <w:bookmarkEnd w:id="81"/>
    </w:p>
    <w:p w14:paraId="2F4C0883" w14:textId="77777777" w:rsidR="00B64FB7" w:rsidRDefault="00643F31" w:rsidP="00B64FB7">
      <w:pPr>
        <w:rPr>
          <w:rFonts w:eastAsia="Arial"/>
        </w:rPr>
      </w:pPr>
      <w:r w:rsidRPr="00643F31">
        <w:rPr>
          <w:rFonts w:eastAsia="Arial"/>
          <w:noProof/>
          <w:lang w:eastAsia="pt-BR"/>
        </w:rPr>
        <w:drawing>
          <wp:inline distT="0" distB="0" distL="0" distR="0" wp14:anchorId="4F3E21CD" wp14:editId="1DA39456">
            <wp:extent cx="5760085" cy="3163193"/>
            <wp:effectExtent l="0" t="0" r="0" b="0"/>
            <wp:docPr id="47" name="Imagem 47" descr="C:\Users\ni17\Desktop\DiagramaAtividadesManterPlanosA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17\Desktop\DiagramaAtividadesManterPlanosAgend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66CE" w14:textId="77777777" w:rsidR="00300BBD" w:rsidRDefault="00300BBD" w:rsidP="00300BBD">
      <w:pPr>
        <w:jc w:val="center"/>
        <w:rPr>
          <w:rFonts w:eastAsia="Arial"/>
        </w:rPr>
      </w:pPr>
    </w:p>
    <w:p w14:paraId="05479ED1" w14:textId="77777777" w:rsidR="002E0FDF" w:rsidRDefault="002E0FDF" w:rsidP="002E0FDF">
      <w:pPr>
        <w:pStyle w:val="Ttulo3"/>
        <w:rPr>
          <w:rFonts w:eastAsia="Arial"/>
        </w:rPr>
      </w:pPr>
      <w:bookmarkStart w:id="82" w:name="_Toc528670660"/>
      <w:r>
        <w:rPr>
          <w:rFonts w:eastAsia="Arial"/>
        </w:rPr>
        <w:lastRenderedPageBreak/>
        <w:t>Gerenciar Agendamentos</w:t>
      </w:r>
      <w:bookmarkEnd w:id="82"/>
    </w:p>
    <w:p w14:paraId="27A47153" w14:textId="77777777" w:rsidR="002E0FDF" w:rsidRDefault="002E0FDF" w:rsidP="002E0FDF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277E5912" wp14:editId="352BD95D">
            <wp:extent cx="5760085" cy="416052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iagrama_de_Atividade_-_Gerenciar_Agendamento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35DF" w14:textId="77777777" w:rsidR="003727B5" w:rsidRDefault="003727B5" w:rsidP="003727B5">
      <w:pPr>
        <w:pStyle w:val="Ttulo3"/>
        <w:rPr>
          <w:rFonts w:eastAsia="Arial"/>
        </w:rPr>
      </w:pPr>
      <w:bookmarkStart w:id="83" w:name="_Toc528670657"/>
      <w:r>
        <w:rPr>
          <w:rFonts w:eastAsia="Arial"/>
        </w:rPr>
        <w:t>Registrar Pagamentos</w:t>
      </w:r>
      <w:bookmarkEnd w:id="83"/>
    </w:p>
    <w:p w14:paraId="05CB991C" w14:textId="77777777" w:rsidR="003727B5" w:rsidRDefault="003727B5" w:rsidP="003727B5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6E3E85BF" wp14:editId="6F9DDCBB">
            <wp:extent cx="5760085" cy="381127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gistrar pagamentos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8CA1" w14:textId="77777777" w:rsidR="003727B5" w:rsidRDefault="003727B5" w:rsidP="002E0FDF">
      <w:pPr>
        <w:rPr>
          <w:rFonts w:eastAsia="Arial"/>
        </w:rPr>
      </w:pPr>
    </w:p>
    <w:p w14:paraId="78C8E4EF" w14:textId="77777777" w:rsidR="003727B5" w:rsidRDefault="003727B5" w:rsidP="002E0FDF">
      <w:pPr>
        <w:rPr>
          <w:rFonts w:eastAsia="Arial"/>
        </w:rPr>
      </w:pPr>
    </w:p>
    <w:p w14:paraId="4E03AD1E" w14:textId="77777777" w:rsidR="003727B5" w:rsidRDefault="003727B5" w:rsidP="002E0FDF">
      <w:pPr>
        <w:rPr>
          <w:rFonts w:eastAsia="Arial"/>
        </w:rPr>
      </w:pPr>
    </w:p>
    <w:p w14:paraId="7E154152" w14:textId="77777777" w:rsidR="003727B5" w:rsidRDefault="003727B5" w:rsidP="003727B5">
      <w:pPr>
        <w:pStyle w:val="Ttulo3"/>
        <w:rPr>
          <w:rFonts w:eastAsia="Arial"/>
        </w:rPr>
      </w:pPr>
      <w:bookmarkStart w:id="84" w:name="_Toc528670658"/>
      <w:r>
        <w:rPr>
          <w:rFonts w:eastAsia="Arial"/>
        </w:rPr>
        <w:lastRenderedPageBreak/>
        <w:t>Emitir Relatório de Agendamentos</w:t>
      </w:r>
      <w:bookmarkEnd w:id="84"/>
    </w:p>
    <w:p w14:paraId="1077D66F" w14:textId="77777777" w:rsidR="003727B5" w:rsidRPr="006D723A" w:rsidRDefault="003727B5" w:rsidP="003727B5">
      <w:pPr>
        <w:rPr>
          <w:rFonts w:eastAsia="Arial"/>
        </w:rPr>
      </w:pPr>
    </w:p>
    <w:p w14:paraId="606A2CAD" w14:textId="77777777" w:rsidR="003727B5" w:rsidRDefault="003727B5" w:rsidP="003727B5">
      <w:pPr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1629E4F4" wp14:editId="60411139">
            <wp:extent cx="5760085" cy="54762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mitir Relatório de Agendamentos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C635" w14:textId="77777777" w:rsidR="000532B3" w:rsidRDefault="000532B3" w:rsidP="000532B3">
      <w:pPr>
        <w:pStyle w:val="Ttulo2"/>
        <w:rPr>
          <w:rFonts w:eastAsia="Arial"/>
        </w:rPr>
      </w:pPr>
      <w:r>
        <w:rPr>
          <w:rFonts w:eastAsia="Arial"/>
        </w:rPr>
        <w:lastRenderedPageBreak/>
        <w:t>Modelo Relacional</w:t>
      </w:r>
    </w:p>
    <w:p w14:paraId="2400C588" w14:textId="4427899A" w:rsidR="000532B3" w:rsidRPr="000532B3" w:rsidRDefault="00247B68" w:rsidP="000532B3">
      <w:pPr>
        <w:jc w:val="center"/>
        <w:rPr>
          <w:rFonts w:eastAsia="Arial"/>
        </w:rPr>
      </w:pPr>
      <w:r>
        <w:rPr>
          <w:rFonts w:eastAsia="Arial"/>
          <w:noProof/>
          <w:lang w:eastAsia="pt-BR"/>
        </w:rPr>
        <w:drawing>
          <wp:inline distT="0" distB="0" distL="0" distR="0" wp14:anchorId="39A64D05" wp14:editId="17544C36">
            <wp:extent cx="5760085" cy="75749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r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C9EC" w14:textId="77777777" w:rsidR="003727B5" w:rsidRPr="002E0FDF" w:rsidRDefault="003727B5" w:rsidP="002E0FDF">
      <w:pPr>
        <w:rPr>
          <w:rFonts w:eastAsia="Arial"/>
        </w:rPr>
      </w:pPr>
    </w:p>
    <w:p w14:paraId="359D4292" w14:textId="77777777" w:rsidR="00B64FB7" w:rsidRPr="00075CF8" w:rsidRDefault="00B64FB7" w:rsidP="00075CF8">
      <w:pPr>
        <w:rPr>
          <w:rFonts w:eastAsia="Arial"/>
        </w:rPr>
      </w:pPr>
    </w:p>
    <w:sectPr w:rsidR="00B64FB7" w:rsidRPr="00075CF8" w:rsidSect="00AE3FC7">
      <w:footerReference w:type="default" r:id="rId58"/>
      <w:pgSz w:w="11906" w:h="16838"/>
      <w:pgMar w:top="993" w:right="1134" w:bottom="709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4" w:author="Silvia Helena" w:date="2018-12-08T11:20:00Z" w:initials="SH">
    <w:p w14:paraId="2B975188" w14:textId="77777777" w:rsidR="008B3507" w:rsidRDefault="008B3507">
      <w:pPr>
        <w:pStyle w:val="Textodecomentrio"/>
      </w:pPr>
    </w:p>
    <w:p w14:paraId="671FAB3E" w14:textId="77777777" w:rsidR="008B3507" w:rsidRDefault="008B3507">
      <w:pPr>
        <w:pStyle w:val="Textodecomentrio"/>
      </w:pPr>
      <w:r>
        <w:rPr>
          <w:rStyle w:val="Refdecomentrio"/>
        </w:rPr>
        <w:annotationRef/>
      </w:r>
      <w:r>
        <w:t>Faltaram as telas de:</w:t>
      </w:r>
    </w:p>
    <w:p w14:paraId="44F94563" w14:textId="77777777" w:rsidR="008B3507" w:rsidRDefault="008B3507" w:rsidP="00BE14EE">
      <w:pPr>
        <w:pStyle w:val="Textodecomentrio"/>
        <w:numPr>
          <w:ilvl w:val="0"/>
          <w:numId w:val="35"/>
        </w:numPr>
      </w:pPr>
      <w:r>
        <w:t>Cadastrar serviço</w:t>
      </w:r>
    </w:p>
    <w:p w14:paraId="29E7B4F8" w14:textId="77777777" w:rsidR="008B3507" w:rsidRDefault="008B3507" w:rsidP="00BE14EE">
      <w:pPr>
        <w:pStyle w:val="Textodecomentrio"/>
        <w:numPr>
          <w:ilvl w:val="0"/>
          <w:numId w:val="35"/>
        </w:numPr>
      </w:pPr>
      <w:r>
        <w:t xml:space="preserve">Cadastrar planos </w:t>
      </w:r>
    </w:p>
    <w:p w14:paraId="391644F1" w14:textId="77777777" w:rsidR="008B3507" w:rsidRDefault="008B3507" w:rsidP="00BE14EE">
      <w:pPr>
        <w:pStyle w:val="Textodecomentrio"/>
        <w:numPr>
          <w:ilvl w:val="0"/>
          <w:numId w:val="35"/>
        </w:numPr>
      </w:pPr>
      <w:r>
        <w:t>Pagamento</w:t>
      </w:r>
    </w:p>
    <w:p w14:paraId="265FA9E5" w14:textId="77777777" w:rsidR="008B3507" w:rsidRDefault="008B3507" w:rsidP="00BE14EE">
      <w:pPr>
        <w:pStyle w:val="Textodecomentrio"/>
      </w:pPr>
    </w:p>
    <w:p w14:paraId="3F056F96" w14:textId="77777777" w:rsidR="008B3507" w:rsidRDefault="008B3507" w:rsidP="00BE14EE">
      <w:pPr>
        <w:pStyle w:val="Textodecomentrio"/>
      </w:pPr>
      <w:r>
        <w:t>E também os layouts dos relatórios</w:t>
      </w:r>
    </w:p>
    <w:p w14:paraId="4E96AC93" w14:textId="77777777" w:rsidR="008B3507" w:rsidRDefault="008B3507" w:rsidP="00BE14EE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E96AC9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E96AC93" w16cid:durableId="203CCF6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20CEB6" w14:textId="77777777" w:rsidR="00DA30FC" w:rsidRDefault="00DA30FC" w:rsidP="00A20C5C">
      <w:r>
        <w:separator/>
      </w:r>
    </w:p>
  </w:endnote>
  <w:endnote w:type="continuationSeparator" w:id="0">
    <w:p w14:paraId="08FF69AE" w14:textId="77777777" w:rsidR="00DA30FC" w:rsidRDefault="00DA30FC" w:rsidP="00A20C5C">
      <w:r>
        <w:continuationSeparator/>
      </w:r>
    </w:p>
  </w:endnote>
  <w:endnote w:type="continuationNotice" w:id="1">
    <w:p w14:paraId="34BA8D90" w14:textId="77777777" w:rsidR="00DA30FC" w:rsidRDefault="00DA30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F815C" w14:textId="77777777" w:rsidR="008B3507" w:rsidRPr="00A20C5C" w:rsidRDefault="008B3507" w:rsidP="00A20C5C">
    <w:pPr>
      <w:pStyle w:val="Rodap"/>
      <w:jc w:val="center"/>
      <w:rPr>
        <w:rFonts w:ascii="Arial" w:hAnsi="Arial" w:cs="Arial"/>
        <w:b/>
        <w:sz w:val="24"/>
      </w:rPr>
    </w:pPr>
    <w:r>
      <w:rPr>
        <w:rFonts w:ascii="Arial" w:hAnsi="Arial" w:cs="Arial"/>
        <w:b/>
        <w:sz w:val="24"/>
      </w:rPr>
      <w:t>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8FAEC8" w14:textId="77777777" w:rsidR="008B3507" w:rsidRPr="00E72404" w:rsidRDefault="008B3507" w:rsidP="00E72404">
    <w:pPr>
      <w:pStyle w:val="Rodap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452E1" w14:textId="77777777" w:rsidR="008B3507" w:rsidRPr="00E72404" w:rsidRDefault="008B3507" w:rsidP="00E72404">
    <w:pPr>
      <w:pStyle w:val="Rodap"/>
      <w:rPr>
        <w:rFonts w:ascii="Arial" w:hAnsi="Arial" w:cs="Arial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F030E" w14:textId="77777777" w:rsidR="008B3507" w:rsidRPr="00E72404" w:rsidRDefault="008B3507" w:rsidP="00E72404">
    <w:pPr>
      <w:pStyle w:val="Rodap"/>
      <w:rPr>
        <w:rFonts w:ascii="Arial" w:hAnsi="Arial" w:cs="Arial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E3755" w14:textId="77777777" w:rsidR="008B3507" w:rsidRPr="00A20C5C" w:rsidRDefault="008B3507" w:rsidP="00A20C5C">
    <w:pPr>
      <w:pStyle w:val="Rodap"/>
      <w:jc w:val="center"/>
      <w:rPr>
        <w:rFonts w:ascii="Arial" w:hAnsi="Arial" w:cs="Arial"/>
        <w:b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4E1969" w14:textId="77777777" w:rsidR="00DA30FC" w:rsidRDefault="00DA30FC" w:rsidP="00A20C5C">
      <w:r>
        <w:separator/>
      </w:r>
    </w:p>
  </w:footnote>
  <w:footnote w:type="continuationSeparator" w:id="0">
    <w:p w14:paraId="6B78523B" w14:textId="77777777" w:rsidR="00DA30FC" w:rsidRDefault="00DA30FC" w:rsidP="00A20C5C">
      <w:r>
        <w:continuationSeparator/>
      </w:r>
    </w:p>
  </w:footnote>
  <w:footnote w:type="continuationNotice" w:id="1">
    <w:p w14:paraId="12E428B1" w14:textId="77777777" w:rsidR="00DA30FC" w:rsidRDefault="00DA30FC"/>
  </w:footnote>
  <w:footnote w:id="2">
    <w:p w14:paraId="4479273D" w14:textId="77777777" w:rsidR="008B3507" w:rsidRPr="00E97738" w:rsidRDefault="008B3507" w:rsidP="002F19F5">
      <w:pPr>
        <w:pStyle w:val="Rodap"/>
        <w:rPr>
          <w:rFonts w:ascii="Arial" w:hAnsi="Arial" w:cs="Arial"/>
          <w:lang w:val="en-US"/>
        </w:rPr>
      </w:pPr>
      <w:r>
        <w:rPr>
          <w:rStyle w:val="Refdenotaderodap"/>
        </w:rPr>
        <w:footnoteRef/>
      </w:r>
      <w:r w:rsidRPr="00AA3DF4">
        <w:rPr>
          <w:lang w:val="en-US"/>
        </w:rPr>
        <w:t xml:space="preserve"> </w:t>
      </w:r>
      <w:r w:rsidRPr="00E72404">
        <w:rPr>
          <w:rFonts w:ascii="Arial" w:hAnsi="Arial" w:cs="Arial"/>
          <w:lang w:val="en-US"/>
        </w:rPr>
        <w:t xml:space="preserve">¹PRESSMAN, Roger S. </w:t>
      </w:r>
      <w:r w:rsidRPr="00E72404">
        <w:rPr>
          <w:rFonts w:ascii="Arial" w:hAnsi="Arial" w:cs="Arial"/>
          <w:i/>
          <w:lang w:val="en-US"/>
        </w:rPr>
        <w:t xml:space="preserve">Software Engineering: A Practitioner’s Approach – third edition. </w:t>
      </w:r>
      <w:r w:rsidRPr="00E97738">
        <w:rPr>
          <w:rFonts w:ascii="Arial" w:hAnsi="Arial" w:cs="Arial"/>
          <w:lang w:val="en-US"/>
        </w:rPr>
        <w:t>São Paulo: Pearson Makron Books, 1995.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06518"/>
    <w:multiLevelType w:val="multilevel"/>
    <w:tmpl w:val="EB6664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403466"/>
    <w:multiLevelType w:val="multilevel"/>
    <w:tmpl w:val="DFD8EBBC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42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67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69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17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42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7" w:hanging="567"/>
      </w:pPr>
      <w:rPr>
        <w:rFonts w:hint="default"/>
      </w:rPr>
    </w:lvl>
  </w:abstractNum>
  <w:abstractNum w:abstractNumId="2" w15:restartNumberingAfterBreak="0">
    <w:nsid w:val="048D4FA7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3" w15:restartNumberingAfterBreak="0">
    <w:nsid w:val="0CB23AB2"/>
    <w:multiLevelType w:val="multilevel"/>
    <w:tmpl w:val="44805444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4" w15:restartNumberingAfterBreak="0">
    <w:nsid w:val="0DED730A"/>
    <w:multiLevelType w:val="multilevel"/>
    <w:tmpl w:val="C5361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9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70F5223"/>
    <w:multiLevelType w:val="multilevel"/>
    <w:tmpl w:val="AD0890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717C73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7" w15:restartNumberingAfterBreak="0">
    <w:nsid w:val="18203E19"/>
    <w:multiLevelType w:val="multilevel"/>
    <w:tmpl w:val="F320A062"/>
    <w:lvl w:ilvl="0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2" w:hanging="357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498" w:hanging="357"/>
      </w:pPr>
      <w:rPr>
        <w:rFonts w:hint="default"/>
        <w:b w:val="0"/>
        <w:sz w:val="20"/>
      </w:rPr>
    </w:lvl>
    <w:lvl w:ilvl="3">
      <w:start w:val="1"/>
      <w:numFmt w:val="decimal"/>
      <w:lvlText w:val="%1.%2.%3.%4."/>
      <w:lvlJc w:val="left"/>
      <w:pPr>
        <w:ind w:left="214" w:hanging="357"/>
      </w:pPr>
      <w:rPr>
        <w:rFonts w:hint="default"/>
        <w:b w:val="0"/>
        <w:sz w:val="20"/>
      </w:rPr>
    </w:lvl>
    <w:lvl w:ilvl="4">
      <w:start w:val="1"/>
      <w:numFmt w:val="decimal"/>
      <w:lvlText w:val="%1.%2.%3.%4.%5."/>
      <w:lvlJc w:val="left"/>
      <w:pPr>
        <w:ind w:left="-70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54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63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92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206" w:hanging="357"/>
      </w:pPr>
      <w:rPr>
        <w:rFonts w:hint="default"/>
      </w:rPr>
    </w:lvl>
  </w:abstractNum>
  <w:abstractNum w:abstractNumId="8" w15:restartNumberingAfterBreak="0">
    <w:nsid w:val="20742AAF"/>
    <w:multiLevelType w:val="multilevel"/>
    <w:tmpl w:val="B14E89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1F60862"/>
    <w:multiLevelType w:val="multilevel"/>
    <w:tmpl w:val="61E292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34710CF"/>
    <w:multiLevelType w:val="hybridMultilevel"/>
    <w:tmpl w:val="B2502D4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22FE0"/>
    <w:multiLevelType w:val="multilevel"/>
    <w:tmpl w:val="21D2D574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12" w15:restartNumberingAfterBreak="0">
    <w:nsid w:val="27EC3EF2"/>
    <w:multiLevelType w:val="hybridMultilevel"/>
    <w:tmpl w:val="0F1AC5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D5012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320102F1"/>
    <w:multiLevelType w:val="multilevel"/>
    <w:tmpl w:val="36EAF8E0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2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5" w15:restartNumberingAfterBreak="0">
    <w:nsid w:val="412E52FB"/>
    <w:multiLevelType w:val="multilevel"/>
    <w:tmpl w:val="9A24D6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6" w15:restartNumberingAfterBreak="0">
    <w:nsid w:val="41495D65"/>
    <w:multiLevelType w:val="multilevel"/>
    <w:tmpl w:val="AFACF2B4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7" w15:restartNumberingAfterBreak="0">
    <w:nsid w:val="420B5293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C4943BF"/>
    <w:multiLevelType w:val="hybridMultilevel"/>
    <w:tmpl w:val="565A0BB2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FC74C14"/>
    <w:multiLevelType w:val="multilevel"/>
    <w:tmpl w:val="B25282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15604CC"/>
    <w:multiLevelType w:val="multilevel"/>
    <w:tmpl w:val="B00C3F12"/>
    <w:lvl w:ilvl="0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371"/>
        </w:tabs>
        <w:ind w:left="856" w:hanging="43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70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54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63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92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206" w:hanging="357"/>
      </w:pPr>
      <w:rPr>
        <w:rFonts w:hint="default"/>
      </w:rPr>
    </w:lvl>
  </w:abstractNum>
  <w:abstractNum w:abstractNumId="21" w15:restartNumberingAfterBreak="0">
    <w:nsid w:val="55340344"/>
    <w:multiLevelType w:val="multilevel"/>
    <w:tmpl w:val="EB6664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81145A0"/>
    <w:multiLevelType w:val="multilevel"/>
    <w:tmpl w:val="04DE3C1C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23" w15:restartNumberingAfterBreak="0">
    <w:nsid w:val="5F9475F5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43C193F"/>
    <w:multiLevelType w:val="multilevel"/>
    <w:tmpl w:val="7010A4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5070631"/>
    <w:multiLevelType w:val="multilevel"/>
    <w:tmpl w:val="7EEE1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54A0DD1"/>
    <w:multiLevelType w:val="multilevel"/>
    <w:tmpl w:val="C1CE7B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564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64B0AE1"/>
    <w:multiLevelType w:val="multilevel"/>
    <w:tmpl w:val="F97EFF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6DF422E"/>
    <w:multiLevelType w:val="multilevel"/>
    <w:tmpl w:val="71E4944A"/>
    <w:lvl w:ilvl="0">
      <w:start w:val="1"/>
      <w:numFmt w:val="decimal"/>
      <w:lvlText w:val="%1."/>
      <w:lvlJc w:val="left"/>
      <w:pPr>
        <w:ind w:left="1066" w:hanging="35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3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4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1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08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22" w:hanging="357"/>
      </w:pPr>
      <w:rPr>
        <w:rFonts w:hint="default"/>
      </w:rPr>
    </w:lvl>
  </w:abstractNum>
  <w:abstractNum w:abstractNumId="29" w15:restartNumberingAfterBreak="0">
    <w:nsid w:val="682A61A9"/>
    <w:multiLevelType w:val="multilevel"/>
    <w:tmpl w:val="09AC6B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8" w:hanging="5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F5B55DF"/>
    <w:multiLevelType w:val="multilevel"/>
    <w:tmpl w:val="1444B23E"/>
    <w:lvl w:ilvl="0">
      <w:start w:val="1"/>
      <w:numFmt w:val="decimal"/>
      <w:lvlText w:val="%1."/>
      <w:lvlJc w:val="left"/>
      <w:pPr>
        <w:ind w:left="1068" w:hanging="360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31" w15:restartNumberingAfterBreak="0">
    <w:nsid w:val="6F6305FA"/>
    <w:multiLevelType w:val="hybridMultilevel"/>
    <w:tmpl w:val="3A261FBE"/>
    <w:lvl w:ilvl="0" w:tplc="34C035AC">
      <w:start w:val="1"/>
      <w:numFmt w:val="decimal"/>
      <w:lvlText w:val="1.%1"/>
      <w:lvlJc w:val="center"/>
      <w:pPr>
        <w:ind w:left="1068" w:hanging="360"/>
      </w:pPr>
      <w:rPr>
        <w:rFonts w:hint="default"/>
        <w:b w:val="0"/>
        <w:i w:val="0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19352B6"/>
    <w:multiLevelType w:val="hybridMultilevel"/>
    <w:tmpl w:val="B4384E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341B30"/>
    <w:multiLevelType w:val="multilevel"/>
    <w:tmpl w:val="678A70EE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abstractNum w:abstractNumId="34" w15:restartNumberingAfterBreak="0">
    <w:nsid w:val="7C9D6E37"/>
    <w:multiLevelType w:val="multilevel"/>
    <w:tmpl w:val="8DFC6D60"/>
    <w:lvl w:ilvl="0">
      <w:start w:val="1"/>
      <w:numFmt w:val="decimal"/>
      <w:lvlText w:val="%1."/>
      <w:lvlJc w:val="left"/>
      <w:pPr>
        <w:ind w:left="567" w:hanging="567"/>
      </w:pPr>
      <w:rPr>
        <w:rFonts w:ascii="Arial" w:eastAsia="Arial" w:hAnsi="Arial" w:cs="Arial" w:hint="default"/>
      </w:rPr>
    </w:lvl>
    <w:lvl w:ilvl="1">
      <w:start w:val="1"/>
      <w:numFmt w:val="decimal"/>
      <w:lvlText w:val="%1.%2.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9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5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23" w:hanging="567"/>
      </w:pPr>
      <w:rPr>
        <w:rFonts w:hint="default"/>
      </w:rPr>
    </w:lvl>
  </w:abstractNum>
  <w:num w:numId="1">
    <w:abstractNumId w:val="13"/>
  </w:num>
  <w:num w:numId="2">
    <w:abstractNumId w:val="31"/>
  </w:num>
  <w:num w:numId="3">
    <w:abstractNumId w:val="18"/>
  </w:num>
  <w:num w:numId="4">
    <w:abstractNumId w:val="28"/>
  </w:num>
  <w:num w:numId="5">
    <w:abstractNumId w:val="19"/>
  </w:num>
  <w:num w:numId="6">
    <w:abstractNumId w:val="21"/>
  </w:num>
  <w:num w:numId="7">
    <w:abstractNumId w:val="0"/>
  </w:num>
  <w:num w:numId="8">
    <w:abstractNumId w:val="23"/>
  </w:num>
  <w:num w:numId="9">
    <w:abstractNumId w:val="12"/>
  </w:num>
  <w:num w:numId="10">
    <w:abstractNumId w:val="26"/>
  </w:num>
  <w:num w:numId="11">
    <w:abstractNumId w:val="14"/>
  </w:num>
  <w:num w:numId="12">
    <w:abstractNumId w:val="16"/>
  </w:num>
  <w:num w:numId="13">
    <w:abstractNumId w:val="30"/>
  </w:num>
  <w:num w:numId="14">
    <w:abstractNumId w:val="3"/>
  </w:num>
  <w:num w:numId="15">
    <w:abstractNumId w:val="17"/>
  </w:num>
  <w:num w:numId="16">
    <w:abstractNumId w:val="25"/>
  </w:num>
  <w:num w:numId="17">
    <w:abstractNumId w:val="15"/>
  </w:num>
  <w:num w:numId="18">
    <w:abstractNumId w:val="27"/>
  </w:num>
  <w:num w:numId="19">
    <w:abstractNumId w:val="33"/>
  </w:num>
  <w:num w:numId="20">
    <w:abstractNumId w:val="34"/>
  </w:num>
  <w:num w:numId="21">
    <w:abstractNumId w:val="7"/>
  </w:num>
  <w:num w:numId="22">
    <w:abstractNumId w:val="1"/>
  </w:num>
  <w:num w:numId="23">
    <w:abstractNumId w:val="11"/>
  </w:num>
  <w:num w:numId="24">
    <w:abstractNumId w:val="4"/>
  </w:num>
  <w:num w:numId="25">
    <w:abstractNumId w:val="20"/>
  </w:num>
  <w:num w:numId="26">
    <w:abstractNumId w:val="22"/>
  </w:num>
  <w:num w:numId="27">
    <w:abstractNumId w:val="9"/>
  </w:num>
  <w:num w:numId="28">
    <w:abstractNumId w:val="5"/>
  </w:num>
  <w:num w:numId="29">
    <w:abstractNumId w:val="8"/>
  </w:num>
  <w:num w:numId="30">
    <w:abstractNumId w:val="29"/>
  </w:num>
  <w:num w:numId="31">
    <w:abstractNumId w:val="24"/>
  </w:num>
  <w:num w:numId="32">
    <w:abstractNumId w:val="2"/>
  </w:num>
  <w:num w:numId="33">
    <w:abstractNumId w:val="6"/>
  </w:num>
  <w:num w:numId="34">
    <w:abstractNumId w:val="32"/>
  </w:num>
  <w:num w:numId="35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2499"/>
    <w:rsid w:val="00003746"/>
    <w:rsid w:val="00004860"/>
    <w:rsid w:val="00005707"/>
    <w:rsid w:val="00006D14"/>
    <w:rsid w:val="00010378"/>
    <w:rsid w:val="00011F19"/>
    <w:rsid w:val="00012E5C"/>
    <w:rsid w:val="00014A16"/>
    <w:rsid w:val="00014CA9"/>
    <w:rsid w:val="00016DA0"/>
    <w:rsid w:val="0002034D"/>
    <w:rsid w:val="00020842"/>
    <w:rsid w:val="000217EA"/>
    <w:rsid w:val="00021F2D"/>
    <w:rsid w:val="00022908"/>
    <w:rsid w:val="00025D28"/>
    <w:rsid w:val="00026E49"/>
    <w:rsid w:val="00026E8E"/>
    <w:rsid w:val="00027B15"/>
    <w:rsid w:val="0003043A"/>
    <w:rsid w:val="00031D91"/>
    <w:rsid w:val="0003414E"/>
    <w:rsid w:val="00035085"/>
    <w:rsid w:val="00036AB3"/>
    <w:rsid w:val="00037B36"/>
    <w:rsid w:val="00040926"/>
    <w:rsid w:val="000425A3"/>
    <w:rsid w:val="0004263B"/>
    <w:rsid w:val="000429C5"/>
    <w:rsid w:val="00044102"/>
    <w:rsid w:val="00045E26"/>
    <w:rsid w:val="000465A8"/>
    <w:rsid w:val="00050918"/>
    <w:rsid w:val="0005107A"/>
    <w:rsid w:val="000532B3"/>
    <w:rsid w:val="000539F4"/>
    <w:rsid w:val="00054691"/>
    <w:rsid w:val="000631F5"/>
    <w:rsid w:val="00065051"/>
    <w:rsid w:val="0007004B"/>
    <w:rsid w:val="00070640"/>
    <w:rsid w:val="00073EF4"/>
    <w:rsid w:val="00075CF8"/>
    <w:rsid w:val="0007654B"/>
    <w:rsid w:val="00077BE2"/>
    <w:rsid w:val="00082491"/>
    <w:rsid w:val="000849F7"/>
    <w:rsid w:val="00085226"/>
    <w:rsid w:val="00091A3E"/>
    <w:rsid w:val="000964AE"/>
    <w:rsid w:val="0009684D"/>
    <w:rsid w:val="000970F1"/>
    <w:rsid w:val="000A172B"/>
    <w:rsid w:val="000A3BB9"/>
    <w:rsid w:val="000A570A"/>
    <w:rsid w:val="000A72A3"/>
    <w:rsid w:val="000A7A7A"/>
    <w:rsid w:val="000B1B4C"/>
    <w:rsid w:val="000B1D25"/>
    <w:rsid w:val="000B35A8"/>
    <w:rsid w:val="000B4491"/>
    <w:rsid w:val="000B4A46"/>
    <w:rsid w:val="000B4EBB"/>
    <w:rsid w:val="000B6DA0"/>
    <w:rsid w:val="000C0552"/>
    <w:rsid w:val="000C25F2"/>
    <w:rsid w:val="000C4912"/>
    <w:rsid w:val="000C6AD1"/>
    <w:rsid w:val="000C7C93"/>
    <w:rsid w:val="000D07A9"/>
    <w:rsid w:val="000D0EF8"/>
    <w:rsid w:val="000D1631"/>
    <w:rsid w:val="000D206F"/>
    <w:rsid w:val="000D366B"/>
    <w:rsid w:val="000D61EA"/>
    <w:rsid w:val="000E0C19"/>
    <w:rsid w:val="000E6059"/>
    <w:rsid w:val="000E71A4"/>
    <w:rsid w:val="000E7BC3"/>
    <w:rsid w:val="000E7EC9"/>
    <w:rsid w:val="000F0A2E"/>
    <w:rsid w:val="000F160D"/>
    <w:rsid w:val="000F1E18"/>
    <w:rsid w:val="000F2AB8"/>
    <w:rsid w:val="000F4A98"/>
    <w:rsid w:val="000F4D8C"/>
    <w:rsid w:val="000F55B2"/>
    <w:rsid w:val="000F62A0"/>
    <w:rsid w:val="00102B5F"/>
    <w:rsid w:val="00112F04"/>
    <w:rsid w:val="00113172"/>
    <w:rsid w:val="00116662"/>
    <w:rsid w:val="00117FDC"/>
    <w:rsid w:val="00120470"/>
    <w:rsid w:val="00120E0F"/>
    <w:rsid w:val="00122CCD"/>
    <w:rsid w:val="0012354C"/>
    <w:rsid w:val="00123864"/>
    <w:rsid w:val="00124A7D"/>
    <w:rsid w:val="001251CD"/>
    <w:rsid w:val="0012542B"/>
    <w:rsid w:val="00125FF8"/>
    <w:rsid w:val="00127294"/>
    <w:rsid w:val="001274E8"/>
    <w:rsid w:val="00127835"/>
    <w:rsid w:val="00132572"/>
    <w:rsid w:val="0013740F"/>
    <w:rsid w:val="001405D9"/>
    <w:rsid w:val="00144688"/>
    <w:rsid w:val="00147927"/>
    <w:rsid w:val="0015020D"/>
    <w:rsid w:val="001505AA"/>
    <w:rsid w:val="001557DE"/>
    <w:rsid w:val="00156357"/>
    <w:rsid w:val="0015673C"/>
    <w:rsid w:val="0016034F"/>
    <w:rsid w:val="001650EC"/>
    <w:rsid w:val="001656D2"/>
    <w:rsid w:val="00165FB0"/>
    <w:rsid w:val="00166ACC"/>
    <w:rsid w:val="00166E75"/>
    <w:rsid w:val="00167787"/>
    <w:rsid w:val="00172DA9"/>
    <w:rsid w:val="00175F7F"/>
    <w:rsid w:val="00176824"/>
    <w:rsid w:val="00177B3A"/>
    <w:rsid w:val="0018034D"/>
    <w:rsid w:val="00182499"/>
    <w:rsid w:val="00183FEA"/>
    <w:rsid w:val="00193A54"/>
    <w:rsid w:val="001960B0"/>
    <w:rsid w:val="001967B5"/>
    <w:rsid w:val="001A0E8E"/>
    <w:rsid w:val="001A15CE"/>
    <w:rsid w:val="001A16B2"/>
    <w:rsid w:val="001A40AF"/>
    <w:rsid w:val="001B0398"/>
    <w:rsid w:val="001B0EAB"/>
    <w:rsid w:val="001B43C7"/>
    <w:rsid w:val="001B59E8"/>
    <w:rsid w:val="001B6144"/>
    <w:rsid w:val="001B7D8B"/>
    <w:rsid w:val="001C0E6F"/>
    <w:rsid w:val="001C221D"/>
    <w:rsid w:val="001D02F7"/>
    <w:rsid w:val="001D0988"/>
    <w:rsid w:val="001D0C8F"/>
    <w:rsid w:val="001D2682"/>
    <w:rsid w:val="001D43BC"/>
    <w:rsid w:val="001D44DC"/>
    <w:rsid w:val="001D524D"/>
    <w:rsid w:val="001E2433"/>
    <w:rsid w:val="001E3B71"/>
    <w:rsid w:val="001E4896"/>
    <w:rsid w:val="001E77EC"/>
    <w:rsid w:val="001F0793"/>
    <w:rsid w:val="001F0A46"/>
    <w:rsid w:val="001F258F"/>
    <w:rsid w:val="001F5177"/>
    <w:rsid w:val="001F6B3D"/>
    <w:rsid w:val="00200210"/>
    <w:rsid w:val="002021A7"/>
    <w:rsid w:val="002032F8"/>
    <w:rsid w:val="00203A12"/>
    <w:rsid w:val="00213F33"/>
    <w:rsid w:val="00214940"/>
    <w:rsid w:val="002155DD"/>
    <w:rsid w:val="00216B17"/>
    <w:rsid w:val="00217721"/>
    <w:rsid w:val="00223042"/>
    <w:rsid w:val="00226B27"/>
    <w:rsid w:val="00231FF8"/>
    <w:rsid w:val="00233370"/>
    <w:rsid w:val="0023341D"/>
    <w:rsid w:val="0023671E"/>
    <w:rsid w:val="00240AA8"/>
    <w:rsid w:val="002436A1"/>
    <w:rsid w:val="00243F49"/>
    <w:rsid w:val="00244211"/>
    <w:rsid w:val="00244720"/>
    <w:rsid w:val="0024658D"/>
    <w:rsid w:val="00246F38"/>
    <w:rsid w:val="002473AA"/>
    <w:rsid w:val="00247B68"/>
    <w:rsid w:val="002514DB"/>
    <w:rsid w:val="00251942"/>
    <w:rsid w:val="00252ED5"/>
    <w:rsid w:val="002550E8"/>
    <w:rsid w:val="0025538F"/>
    <w:rsid w:val="00256A49"/>
    <w:rsid w:val="00257301"/>
    <w:rsid w:val="002608E2"/>
    <w:rsid w:val="0026292B"/>
    <w:rsid w:val="00262D4D"/>
    <w:rsid w:val="0026309E"/>
    <w:rsid w:val="002640BA"/>
    <w:rsid w:val="0026452E"/>
    <w:rsid w:val="002719D1"/>
    <w:rsid w:val="002727F8"/>
    <w:rsid w:val="002749A2"/>
    <w:rsid w:val="002769C8"/>
    <w:rsid w:val="00277A1E"/>
    <w:rsid w:val="00280D2E"/>
    <w:rsid w:val="0028506A"/>
    <w:rsid w:val="002854A2"/>
    <w:rsid w:val="00285ECC"/>
    <w:rsid w:val="00286E60"/>
    <w:rsid w:val="0029032A"/>
    <w:rsid w:val="00292C68"/>
    <w:rsid w:val="0029415E"/>
    <w:rsid w:val="00296D65"/>
    <w:rsid w:val="002A020D"/>
    <w:rsid w:val="002A436F"/>
    <w:rsid w:val="002A5BB3"/>
    <w:rsid w:val="002A6D11"/>
    <w:rsid w:val="002B1D74"/>
    <w:rsid w:val="002B202A"/>
    <w:rsid w:val="002B6B36"/>
    <w:rsid w:val="002B73E2"/>
    <w:rsid w:val="002C0177"/>
    <w:rsid w:val="002C483E"/>
    <w:rsid w:val="002C4BB3"/>
    <w:rsid w:val="002D05EA"/>
    <w:rsid w:val="002D1271"/>
    <w:rsid w:val="002D1F8B"/>
    <w:rsid w:val="002D4B9D"/>
    <w:rsid w:val="002D5523"/>
    <w:rsid w:val="002E093F"/>
    <w:rsid w:val="002E0FDF"/>
    <w:rsid w:val="002E2147"/>
    <w:rsid w:val="002E2772"/>
    <w:rsid w:val="002E4FE7"/>
    <w:rsid w:val="002E76BE"/>
    <w:rsid w:val="002E7743"/>
    <w:rsid w:val="002E7F4D"/>
    <w:rsid w:val="002F1242"/>
    <w:rsid w:val="002F19F5"/>
    <w:rsid w:val="002F1B88"/>
    <w:rsid w:val="002F2409"/>
    <w:rsid w:val="002F2784"/>
    <w:rsid w:val="002F4B29"/>
    <w:rsid w:val="0030022E"/>
    <w:rsid w:val="00300BBD"/>
    <w:rsid w:val="00301BDC"/>
    <w:rsid w:val="00301E8A"/>
    <w:rsid w:val="00303647"/>
    <w:rsid w:val="003036C4"/>
    <w:rsid w:val="00305A19"/>
    <w:rsid w:val="003061B2"/>
    <w:rsid w:val="003067BC"/>
    <w:rsid w:val="0030738B"/>
    <w:rsid w:val="003077F7"/>
    <w:rsid w:val="00311750"/>
    <w:rsid w:val="00314601"/>
    <w:rsid w:val="003155FA"/>
    <w:rsid w:val="00315E8B"/>
    <w:rsid w:val="0031778A"/>
    <w:rsid w:val="0031781E"/>
    <w:rsid w:val="00320FF5"/>
    <w:rsid w:val="0032265D"/>
    <w:rsid w:val="003226B0"/>
    <w:rsid w:val="00322926"/>
    <w:rsid w:val="00323F9B"/>
    <w:rsid w:val="00324607"/>
    <w:rsid w:val="00326C27"/>
    <w:rsid w:val="00330500"/>
    <w:rsid w:val="00331168"/>
    <w:rsid w:val="00331E6D"/>
    <w:rsid w:val="003329A8"/>
    <w:rsid w:val="00333C90"/>
    <w:rsid w:val="00335376"/>
    <w:rsid w:val="00335C3A"/>
    <w:rsid w:val="003402A2"/>
    <w:rsid w:val="00340E67"/>
    <w:rsid w:val="003431C2"/>
    <w:rsid w:val="003431CB"/>
    <w:rsid w:val="003438CA"/>
    <w:rsid w:val="00343B4C"/>
    <w:rsid w:val="00345942"/>
    <w:rsid w:val="00346111"/>
    <w:rsid w:val="003465AE"/>
    <w:rsid w:val="00350577"/>
    <w:rsid w:val="0035079F"/>
    <w:rsid w:val="003522C2"/>
    <w:rsid w:val="00353237"/>
    <w:rsid w:val="003568BA"/>
    <w:rsid w:val="0036027E"/>
    <w:rsid w:val="00362CAB"/>
    <w:rsid w:val="00363FD0"/>
    <w:rsid w:val="00365453"/>
    <w:rsid w:val="00365AC3"/>
    <w:rsid w:val="00367AF7"/>
    <w:rsid w:val="00372492"/>
    <w:rsid w:val="0037267C"/>
    <w:rsid w:val="00372754"/>
    <w:rsid w:val="003727B5"/>
    <w:rsid w:val="003729E3"/>
    <w:rsid w:val="00372ADA"/>
    <w:rsid w:val="0037509F"/>
    <w:rsid w:val="00375324"/>
    <w:rsid w:val="00377EEC"/>
    <w:rsid w:val="00383485"/>
    <w:rsid w:val="00383FBB"/>
    <w:rsid w:val="00385DA6"/>
    <w:rsid w:val="00386463"/>
    <w:rsid w:val="00391178"/>
    <w:rsid w:val="003945C3"/>
    <w:rsid w:val="00394784"/>
    <w:rsid w:val="003966BD"/>
    <w:rsid w:val="0039723F"/>
    <w:rsid w:val="003A12D8"/>
    <w:rsid w:val="003A3416"/>
    <w:rsid w:val="003A35D6"/>
    <w:rsid w:val="003A4B25"/>
    <w:rsid w:val="003A611A"/>
    <w:rsid w:val="003A719D"/>
    <w:rsid w:val="003A7912"/>
    <w:rsid w:val="003B1003"/>
    <w:rsid w:val="003B1C1B"/>
    <w:rsid w:val="003B1C8B"/>
    <w:rsid w:val="003B226A"/>
    <w:rsid w:val="003B2A11"/>
    <w:rsid w:val="003B3267"/>
    <w:rsid w:val="003B35F3"/>
    <w:rsid w:val="003B3608"/>
    <w:rsid w:val="003B456C"/>
    <w:rsid w:val="003B5514"/>
    <w:rsid w:val="003B6B2B"/>
    <w:rsid w:val="003B6C51"/>
    <w:rsid w:val="003C1912"/>
    <w:rsid w:val="003C2C39"/>
    <w:rsid w:val="003C3B23"/>
    <w:rsid w:val="003C3FE3"/>
    <w:rsid w:val="003C4A44"/>
    <w:rsid w:val="003C5093"/>
    <w:rsid w:val="003C70D8"/>
    <w:rsid w:val="003D1A0C"/>
    <w:rsid w:val="003D201E"/>
    <w:rsid w:val="003D4AF9"/>
    <w:rsid w:val="003D4B04"/>
    <w:rsid w:val="003D5AE9"/>
    <w:rsid w:val="003D7855"/>
    <w:rsid w:val="003D7C25"/>
    <w:rsid w:val="003E0133"/>
    <w:rsid w:val="003E0C3A"/>
    <w:rsid w:val="003E3365"/>
    <w:rsid w:val="003E5AD2"/>
    <w:rsid w:val="003E5D32"/>
    <w:rsid w:val="003F016B"/>
    <w:rsid w:val="003F1442"/>
    <w:rsid w:val="003F1980"/>
    <w:rsid w:val="003F220C"/>
    <w:rsid w:val="003F2550"/>
    <w:rsid w:val="003F3279"/>
    <w:rsid w:val="003F331D"/>
    <w:rsid w:val="003F3567"/>
    <w:rsid w:val="003F3D97"/>
    <w:rsid w:val="003F7F1A"/>
    <w:rsid w:val="00400480"/>
    <w:rsid w:val="00400E1E"/>
    <w:rsid w:val="004019B4"/>
    <w:rsid w:val="004062B1"/>
    <w:rsid w:val="00407C75"/>
    <w:rsid w:val="00410E49"/>
    <w:rsid w:val="00411BFA"/>
    <w:rsid w:val="0042093C"/>
    <w:rsid w:val="00422931"/>
    <w:rsid w:val="00423070"/>
    <w:rsid w:val="00424BF6"/>
    <w:rsid w:val="004256BF"/>
    <w:rsid w:val="00426D9A"/>
    <w:rsid w:val="00427831"/>
    <w:rsid w:val="004305DA"/>
    <w:rsid w:val="00431241"/>
    <w:rsid w:val="00432A3B"/>
    <w:rsid w:val="00432CFD"/>
    <w:rsid w:val="00435D6F"/>
    <w:rsid w:val="0043698A"/>
    <w:rsid w:val="00443148"/>
    <w:rsid w:val="00453A27"/>
    <w:rsid w:val="00454DC9"/>
    <w:rsid w:val="00456CF3"/>
    <w:rsid w:val="0045759A"/>
    <w:rsid w:val="00460D9E"/>
    <w:rsid w:val="00461E81"/>
    <w:rsid w:val="00462622"/>
    <w:rsid w:val="004676B7"/>
    <w:rsid w:val="004704E3"/>
    <w:rsid w:val="0047076F"/>
    <w:rsid w:val="00484327"/>
    <w:rsid w:val="00485ADC"/>
    <w:rsid w:val="0048701C"/>
    <w:rsid w:val="00487183"/>
    <w:rsid w:val="00487B65"/>
    <w:rsid w:val="004915FA"/>
    <w:rsid w:val="004927A3"/>
    <w:rsid w:val="0049334E"/>
    <w:rsid w:val="00493D8E"/>
    <w:rsid w:val="004A0325"/>
    <w:rsid w:val="004A6217"/>
    <w:rsid w:val="004A7584"/>
    <w:rsid w:val="004A76B0"/>
    <w:rsid w:val="004A7BAB"/>
    <w:rsid w:val="004B072C"/>
    <w:rsid w:val="004B16B6"/>
    <w:rsid w:val="004B16CC"/>
    <w:rsid w:val="004B1A57"/>
    <w:rsid w:val="004B2932"/>
    <w:rsid w:val="004B547B"/>
    <w:rsid w:val="004B5B26"/>
    <w:rsid w:val="004B6EBB"/>
    <w:rsid w:val="004B7041"/>
    <w:rsid w:val="004C3BC9"/>
    <w:rsid w:val="004C3F68"/>
    <w:rsid w:val="004C7338"/>
    <w:rsid w:val="004C7AC9"/>
    <w:rsid w:val="004D213C"/>
    <w:rsid w:val="004D2697"/>
    <w:rsid w:val="004D2AD0"/>
    <w:rsid w:val="004D3D0D"/>
    <w:rsid w:val="004D3E02"/>
    <w:rsid w:val="004D46B1"/>
    <w:rsid w:val="004D48B2"/>
    <w:rsid w:val="004D4903"/>
    <w:rsid w:val="004D5FA9"/>
    <w:rsid w:val="004E0493"/>
    <w:rsid w:val="004E08B0"/>
    <w:rsid w:val="004E11EA"/>
    <w:rsid w:val="004E278F"/>
    <w:rsid w:val="004E2CE2"/>
    <w:rsid w:val="004E2E31"/>
    <w:rsid w:val="004E319C"/>
    <w:rsid w:val="004F131B"/>
    <w:rsid w:val="004F19AA"/>
    <w:rsid w:val="004F6413"/>
    <w:rsid w:val="005019CB"/>
    <w:rsid w:val="00502239"/>
    <w:rsid w:val="005024F9"/>
    <w:rsid w:val="00503FF8"/>
    <w:rsid w:val="0050568C"/>
    <w:rsid w:val="00506CD2"/>
    <w:rsid w:val="0051481E"/>
    <w:rsid w:val="00514F53"/>
    <w:rsid w:val="00516345"/>
    <w:rsid w:val="0051672D"/>
    <w:rsid w:val="00517FCB"/>
    <w:rsid w:val="005200CA"/>
    <w:rsid w:val="00520514"/>
    <w:rsid w:val="00521E0A"/>
    <w:rsid w:val="00523FA1"/>
    <w:rsid w:val="00527E97"/>
    <w:rsid w:val="00531F18"/>
    <w:rsid w:val="0053229E"/>
    <w:rsid w:val="00540787"/>
    <w:rsid w:val="00541108"/>
    <w:rsid w:val="00542224"/>
    <w:rsid w:val="0054317E"/>
    <w:rsid w:val="00545995"/>
    <w:rsid w:val="00545EBE"/>
    <w:rsid w:val="0054689C"/>
    <w:rsid w:val="00547148"/>
    <w:rsid w:val="00547B58"/>
    <w:rsid w:val="00547C73"/>
    <w:rsid w:val="0055123F"/>
    <w:rsid w:val="005529BF"/>
    <w:rsid w:val="005564F7"/>
    <w:rsid w:val="00557AB2"/>
    <w:rsid w:val="005606AB"/>
    <w:rsid w:val="00560DED"/>
    <w:rsid w:val="00560EB3"/>
    <w:rsid w:val="00566D54"/>
    <w:rsid w:val="005679F9"/>
    <w:rsid w:val="00570234"/>
    <w:rsid w:val="005722AF"/>
    <w:rsid w:val="00572409"/>
    <w:rsid w:val="00572C48"/>
    <w:rsid w:val="005736FF"/>
    <w:rsid w:val="00574615"/>
    <w:rsid w:val="00574F9A"/>
    <w:rsid w:val="00576305"/>
    <w:rsid w:val="00577107"/>
    <w:rsid w:val="0057792F"/>
    <w:rsid w:val="005838E6"/>
    <w:rsid w:val="005873E6"/>
    <w:rsid w:val="0059288D"/>
    <w:rsid w:val="00592C12"/>
    <w:rsid w:val="00594237"/>
    <w:rsid w:val="005963BF"/>
    <w:rsid w:val="00596B9B"/>
    <w:rsid w:val="0059700E"/>
    <w:rsid w:val="00597212"/>
    <w:rsid w:val="00597EED"/>
    <w:rsid w:val="005A0BCF"/>
    <w:rsid w:val="005A0F36"/>
    <w:rsid w:val="005A1DDF"/>
    <w:rsid w:val="005A1F0B"/>
    <w:rsid w:val="005A574F"/>
    <w:rsid w:val="005A6EC2"/>
    <w:rsid w:val="005A6FC7"/>
    <w:rsid w:val="005A77C5"/>
    <w:rsid w:val="005B0B6B"/>
    <w:rsid w:val="005B4342"/>
    <w:rsid w:val="005B450B"/>
    <w:rsid w:val="005B6565"/>
    <w:rsid w:val="005B6648"/>
    <w:rsid w:val="005B66DD"/>
    <w:rsid w:val="005C00DA"/>
    <w:rsid w:val="005C176B"/>
    <w:rsid w:val="005C31D3"/>
    <w:rsid w:val="005C468B"/>
    <w:rsid w:val="005C4804"/>
    <w:rsid w:val="005C7258"/>
    <w:rsid w:val="005C736E"/>
    <w:rsid w:val="005D1765"/>
    <w:rsid w:val="005D200E"/>
    <w:rsid w:val="005D2E81"/>
    <w:rsid w:val="005D4BFB"/>
    <w:rsid w:val="005D5FE9"/>
    <w:rsid w:val="005D61CF"/>
    <w:rsid w:val="005D6D14"/>
    <w:rsid w:val="005E041A"/>
    <w:rsid w:val="005E04EC"/>
    <w:rsid w:val="005E2750"/>
    <w:rsid w:val="005E28E1"/>
    <w:rsid w:val="005E3CE9"/>
    <w:rsid w:val="005E5836"/>
    <w:rsid w:val="005E7A2F"/>
    <w:rsid w:val="005F125F"/>
    <w:rsid w:val="005F1985"/>
    <w:rsid w:val="005F467E"/>
    <w:rsid w:val="005F5ADD"/>
    <w:rsid w:val="00600E59"/>
    <w:rsid w:val="00606405"/>
    <w:rsid w:val="00606543"/>
    <w:rsid w:val="00607B63"/>
    <w:rsid w:val="00607EDF"/>
    <w:rsid w:val="00610757"/>
    <w:rsid w:val="00613116"/>
    <w:rsid w:val="006145D9"/>
    <w:rsid w:val="0061638D"/>
    <w:rsid w:val="00624816"/>
    <w:rsid w:val="006269F6"/>
    <w:rsid w:val="0062781B"/>
    <w:rsid w:val="00630F27"/>
    <w:rsid w:val="00630FE2"/>
    <w:rsid w:val="00632E87"/>
    <w:rsid w:val="006347F4"/>
    <w:rsid w:val="00635CDB"/>
    <w:rsid w:val="00636FC7"/>
    <w:rsid w:val="006371A5"/>
    <w:rsid w:val="00642B9A"/>
    <w:rsid w:val="00642DE4"/>
    <w:rsid w:val="006431FD"/>
    <w:rsid w:val="00643F31"/>
    <w:rsid w:val="00645AA5"/>
    <w:rsid w:val="0065325D"/>
    <w:rsid w:val="00654217"/>
    <w:rsid w:val="006550F0"/>
    <w:rsid w:val="006560CF"/>
    <w:rsid w:val="006567F0"/>
    <w:rsid w:val="00656E97"/>
    <w:rsid w:val="00657B0C"/>
    <w:rsid w:val="0066247F"/>
    <w:rsid w:val="00664B80"/>
    <w:rsid w:val="0066631C"/>
    <w:rsid w:val="00666BB9"/>
    <w:rsid w:val="006708B9"/>
    <w:rsid w:val="00671D15"/>
    <w:rsid w:val="00673BF9"/>
    <w:rsid w:val="00673EB8"/>
    <w:rsid w:val="00676C91"/>
    <w:rsid w:val="006810DC"/>
    <w:rsid w:val="0068223F"/>
    <w:rsid w:val="00682E63"/>
    <w:rsid w:val="00683BC2"/>
    <w:rsid w:val="00683EE4"/>
    <w:rsid w:val="00686DEF"/>
    <w:rsid w:val="006904A0"/>
    <w:rsid w:val="00691706"/>
    <w:rsid w:val="006928E3"/>
    <w:rsid w:val="00692A32"/>
    <w:rsid w:val="00693A0C"/>
    <w:rsid w:val="00693DC7"/>
    <w:rsid w:val="00694D7E"/>
    <w:rsid w:val="00695C5C"/>
    <w:rsid w:val="00697D92"/>
    <w:rsid w:val="006A0B10"/>
    <w:rsid w:val="006A1B8A"/>
    <w:rsid w:val="006A2186"/>
    <w:rsid w:val="006A2869"/>
    <w:rsid w:val="006A38AB"/>
    <w:rsid w:val="006A3E0E"/>
    <w:rsid w:val="006A44B2"/>
    <w:rsid w:val="006A56F5"/>
    <w:rsid w:val="006A6172"/>
    <w:rsid w:val="006A68A7"/>
    <w:rsid w:val="006B0C88"/>
    <w:rsid w:val="006B17E9"/>
    <w:rsid w:val="006B5FB3"/>
    <w:rsid w:val="006B6347"/>
    <w:rsid w:val="006C251B"/>
    <w:rsid w:val="006C32E2"/>
    <w:rsid w:val="006C4D3F"/>
    <w:rsid w:val="006C71E7"/>
    <w:rsid w:val="006C7C59"/>
    <w:rsid w:val="006D258A"/>
    <w:rsid w:val="006D3093"/>
    <w:rsid w:val="006D4E6B"/>
    <w:rsid w:val="006D68AF"/>
    <w:rsid w:val="006D7189"/>
    <w:rsid w:val="006D723A"/>
    <w:rsid w:val="006D7ED5"/>
    <w:rsid w:val="006E0768"/>
    <w:rsid w:val="006E0CF6"/>
    <w:rsid w:val="006E30D0"/>
    <w:rsid w:val="006E4624"/>
    <w:rsid w:val="006E5A28"/>
    <w:rsid w:val="006E7735"/>
    <w:rsid w:val="006F055A"/>
    <w:rsid w:val="006F0797"/>
    <w:rsid w:val="006F2E4D"/>
    <w:rsid w:val="006F4A79"/>
    <w:rsid w:val="006F6EC6"/>
    <w:rsid w:val="006F77DF"/>
    <w:rsid w:val="006F7A40"/>
    <w:rsid w:val="00700FB6"/>
    <w:rsid w:val="00701266"/>
    <w:rsid w:val="00702973"/>
    <w:rsid w:val="00703219"/>
    <w:rsid w:val="0070326B"/>
    <w:rsid w:val="00703E38"/>
    <w:rsid w:val="00707521"/>
    <w:rsid w:val="00707F7F"/>
    <w:rsid w:val="00711CEF"/>
    <w:rsid w:val="007219B8"/>
    <w:rsid w:val="007224BE"/>
    <w:rsid w:val="00723B55"/>
    <w:rsid w:val="0072411F"/>
    <w:rsid w:val="00724AC0"/>
    <w:rsid w:val="00726D7E"/>
    <w:rsid w:val="0073078D"/>
    <w:rsid w:val="00733481"/>
    <w:rsid w:val="00734904"/>
    <w:rsid w:val="007349CD"/>
    <w:rsid w:val="0073539D"/>
    <w:rsid w:val="00736379"/>
    <w:rsid w:val="00736D4B"/>
    <w:rsid w:val="00740992"/>
    <w:rsid w:val="007419E2"/>
    <w:rsid w:val="0074414D"/>
    <w:rsid w:val="00744A19"/>
    <w:rsid w:val="00746236"/>
    <w:rsid w:val="00750519"/>
    <w:rsid w:val="007529AB"/>
    <w:rsid w:val="00754710"/>
    <w:rsid w:val="00760437"/>
    <w:rsid w:val="007634BD"/>
    <w:rsid w:val="0076367C"/>
    <w:rsid w:val="00763A0E"/>
    <w:rsid w:val="007648C5"/>
    <w:rsid w:val="00764EE4"/>
    <w:rsid w:val="00765199"/>
    <w:rsid w:val="00765774"/>
    <w:rsid w:val="00765E87"/>
    <w:rsid w:val="0077014A"/>
    <w:rsid w:val="007702FD"/>
    <w:rsid w:val="0077031F"/>
    <w:rsid w:val="0077175C"/>
    <w:rsid w:val="00771B68"/>
    <w:rsid w:val="00772421"/>
    <w:rsid w:val="00774AD8"/>
    <w:rsid w:val="00774DD8"/>
    <w:rsid w:val="00775AB3"/>
    <w:rsid w:val="00777AD0"/>
    <w:rsid w:val="007808FF"/>
    <w:rsid w:val="00780F18"/>
    <w:rsid w:val="0078423D"/>
    <w:rsid w:val="00784DFE"/>
    <w:rsid w:val="00786054"/>
    <w:rsid w:val="007932B7"/>
    <w:rsid w:val="0079361A"/>
    <w:rsid w:val="0079415B"/>
    <w:rsid w:val="00795417"/>
    <w:rsid w:val="007956E0"/>
    <w:rsid w:val="00796C5A"/>
    <w:rsid w:val="007A21B4"/>
    <w:rsid w:val="007A5BC7"/>
    <w:rsid w:val="007B00BF"/>
    <w:rsid w:val="007B392B"/>
    <w:rsid w:val="007B426D"/>
    <w:rsid w:val="007B58ED"/>
    <w:rsid w:val="007C2651"/>
    <w:rsid w:val="007C2D40"/>
    <w:rsid w:val="007C6804"/>
    <w:rsid w:val="007D0612"/>
    <w:rsid w:val="007D5454"/>
    <w:rsid w:val="007E44EF"/>
    <w:rsid w:val="007E55A7"/>
    <w:rsid w:val="007E56E2"/>
    <w:rsid w:val="007E5D0D"/>
    <w:rsid w:val="007E6C6B"/>
    <w:rsid w:val="007E7B1E"/>
    <w:rsid w:val="007E7EDB"/>
    <w:rsid w:val="007F13A9"/>
    <w:rsid w:val="007F2611"/>
    <w:rsid w:val="007F3041"/>
    <w:rsid w:val="007F3614"/>
    <w:rsid w:val="007F4EE3"/>
    <w:rsid w:val="007F59AA"/>
    <w:rsid w:val="007F6422"/>
    <w:rsid w:val="007F64A3"/>
    <w:rsid w:val="007F7079"/>
    <w:rsid w:val="00802CFC"/>
    <w:rsid w:val="00802D67"/>
    <w:rsid w:val="00806291"/>
    <w:rsid w:val="00807450"/>
    <w:rsid w:val="008079CA"/>
    <w:rsid w:val="00811E92"/>
    <w:rsid w:val="0081290F"/>
    <w:rsid w:val="008151F6"/>
    <w:rsid w:val="0081736F"/>
    <w:rsid w:val="00817636"/>
    <w:rsid w:val="00817E39"/>
    <w:rsid w:val="008218B9"/>
    <w:rsid w:val="00822120"/>
    <w:rsid w:val="0082240C"/>
    <w:rsid w:val="00826868"/>
    <w:rsid w:val="00826950"/>
    <w:rsid w:val="00831FF9"/>
    <w:rsid w:val="00833068"/>
    <w:rsid w:val="008353D5"/>
    <w:rsid w:val="00836D3C"/>
    <w:rsid w:val="00837BF4"/>
    <w:rsid w:val="00841DCF"/>
    <w:rsid w:val="00842C2C"/>
    <w:rsid w:val="00842E8F"/>
    <w:rsid w:val="008437D1"/>
    <w:rsid w:val="00845714"/>
    <w:rsid w:val="00845EEA"/>
    <w:rsid w:val="008500C6"/>
    <w:rsid w:val="008518DC"/>
    <w:rsid w:val="00853A32"/>
    <w:rsid w:val="00857838"/>
    <w:rsid w:val="00857C95"/>
    <w:rsid w:val="00860210"/>
    <w:rsid w:val="008605DF"/>
    <w:rsid w:val="00860A75"/>
    <w:rsid w:val="00861F35"/>
    <w:rsid w:val="00863E80"/>
    <w:rsid w:val="00866981"/>
    <w:rsid w:val="00866999"/>
    <w:rsid w:val="008679FD"/>
    <w:rsid w:val="0087141D"/>
    <w:rsid w:val="008741F3"/>
    <w:rsid w:val="00875715"/>
    <w:rsid w:val="00875FF4"/>
    <w:rsid w:val="008773E6"/>
    <w:rsid w:val="00881205"/>
    <w:rsid w:val="00881518"/>
    <w:rsid w:val="00884F16"/>
    <w:rsid w:val="00885B93"/>
    <w:rsid w:val="00885C47"/>
    <w:rsid w:val="008872B3"/>
    <w:rsid w:val="008946BA"/>
    <w:rsid w:val="00896554"/>
    <w:rsid w:val="008972A1"/>
    <w:rsid w:val="00897BC5"/>
    <w:rsid w:val="00897EBB"/>
    <w:rsid w:val="008A1A90"/>
    <w:rsid w:val="008A2D57"/>
    <w:rsid w:val="008A3A7A"/>
    <w:rsid w:val="008A424E"/>
    <w:rsid w:val="008A4EDF"/>
    <w:rsid w:val="008A4F7F"/>
    <w:rsid w:val="008B0036"/>
    <w:rsid w:val="008B0E27"/>
    <w:rsid w:val="008B3507"/>
    <w:rsid w:val="008B5379"/>
    <w:rsid w:val="008B56ED"/>
    <w:rsid w:val="008B7354"/>
    <w:rsid w:val="008B7BB1"/>
    <w:rsid w:val="008C2CA0"/>
    <w:rsid w:val="008C3E1E"/>
    <w:rsid w:val="008C40AE"/>
    <w:rsid w:val="008C4AC0"/>
    <w:rsid w:val="008C5BCD"/>
    <w:rsid w:val="008C5C14"/>
    <w:rsid w:val="008D0B47"/>
    <w:rsid w:val="008D1143"/>
    <w:rsid w:val="008D21A4"/>
    <w:rsid w:val="008D42F6"/>
    <w:rsid w:val="008D6351"/>
    <w:rsid w:val="008E0515"/>
    <w:rsid w:val="008E3CB1"/>
    <w:rsid w:val="008E44D9"/>
    <w:rsid w:val="008E510B"/>
    <w:rsid w:val="008F157C"/>
    <w:rsid w:val="008F2B17"/>
    <w:rsid w:val="008F5199"/>
    <w:rsid w:val="008F6F7C"/>
    <w:rsid w:val="008F7168"/>
    <w:rsid w:val="009013C0"/>
    <w:rsid w:val="00901DFB"/>
    <w:rsid w:val="00902987"/>
    <w:rsid w:val="009029BE"/>
    <w:rsid w:val="00903BF5"/>
    <w:rsid w:val="009065C1"/>
    <w:rsid w:val="00913731"/>
    <w:rsid w:val="00914374"/>
    <w:rsid w:val="00914614"/>
    <w:rsid w:val="00915BC3"/>
    <w:rsid w:val="009160E5"/>
    <w:rsid w:val="00920879"/>
    <w:rsid w:val="00921109"/>
    <w:rsid w:val="00923F33"/>
    <w:rsid w:val="0092630A"/>
    <w:rsid w:val="00926EE7"/>
    <w:rsid w:val="00931C66"/>
    <w:rsid w:val="009342D4"/>
    <w:rsid w:val="00937AA3"/>
    <w:rsid w:val="00940109"/>
    <w:rsid w:val="00940A78"/>
    <w:rsid w:val="009422FA"/>
    <w:rsid w:val="0094463B"/>
    <w:rsid w:val="0094581C"/>
    <w:rsid w:val="009461BC"/>
    <w:rsid w:val="009467CA"/>
    <w:rsid w:val="00946E56"/>
    <w:rsid w:val="00946FF3"/>
    <w:rsid w:val="00950507"/>
    <w:rsid w:val="00951421"/>
    <w:rsid w:val="00951E20"/>
    <w:rsid w:val="009531E6"/>
    <w:rsid w:val="0095381C"/>
    <w:rsid w:val="00955005"/>
    <w:rsid w:val="00955168"/>
    <w:rsid w:val="00957689"/>
    <w:rsid w:val="00962249"/>
    <w:rsid w:val="009634A5"/>
    <w:rsid w:val="00964360"/>
    <w:rsid w:val="00964539"/>
    <w:rsid w:val="00964EE5"/>
    <w:rsid w:val="00967621"/>
    <w:rsid w:val="0097175D"/>
    <w:rsid w:val="00972A90"/>
    <w:rsid w:val="00974D00"/>
    <w:rsid w:val="00976944"/>
    <w:rsid w:val="00977F7B"/>
    <w:rsid w:val="0098003D"/>
    <w:rsid w:val="00985CA4"/>
    <w:rsid w:val="00991FAD"/>
    <w:rsid w:val="0099436E"/>
    <w:rsid w:val="00994B5E"/>
    <w:rsid w:val="00995027"/>
    <w:rsid w:val="00995347"/>
    <w:rsid w:val="00996335"/>
    <w:rsid w:val="009963C6"/>
    <w:rsid w:val="009975C5"/>
    <w:rsid w:val="009A2A6E"/>
    <w:rsid w:val="009B4393"/>
    <w:rsid w:val="009B6687"/>
    <w:rsid w:val="009B6E19"/>
    <w:rsid w:val="009C4A44"/>
    <w:rsid w:val="009C63D6"/>
    <w:rsid w:val="009D1E9A"/>
    <w:rsid w:val="009D3538"/>
    <w:rsid w:val="009D3C6E"/>
    <w:rsid w:val="009D5658"/>
    <w:rsid w:val="009E226F"/>
    <w:rsid w:val="009E278C"/>
    <w:rsid w:val="009E553A"/>
    <w:rsid w:val="009E5B51"/>
    <w:rsid w:val="009E5D23"/>
    <w:rsid w:val="009E5E12"/>
    <w:rsid w:val="009F458D"/>
    <w:rsid w:val="009F4819"/>
    <w:rsid w:val="009F6C08"/>
    <w:rsid w:val="00A01782"/>
    <w:rsid w:val="00A019F5"/>
    <w:rsid w:val="00A01ACF"/>
    <w:rsid w:val="00A02389"/>
    <w:rsid w:val="00A024EE"/>
    <w:rsid w:val="00A0284B"/>
    <w:rsid w:val="00A039CB"/>
    <w:rsid w:val="00A045CC"/>
    <w:rsid w:val="00A110DA"/>
    <w:rsid w:val="00A12F52"/>
    <w:rsid w:val="00A133A1"/>
    <w:rsid w:val="00A163A1"/>
    <w:rsid w:val="00A17091"/>
    <w:rsid w:val="00A20C5C"/>
    <w:rsid w:val="00A21BD4"/>
    <w:rsid w:val="00A24205"/>
    <w:rsid w:val="00A259E7"/>
    <w:rsid w:val="00A319C3"/>
    <w:rsid w:val="00A31F57"/>
    <w:rsid w:val="00A356F9"/>
    <w:rsid w:val="00A358CE"/>
    <w:rsid w:val="00A403E5"/>
    <w:rsid w:val="00A43E4C"/>
    <w:rsid w:val="00A44239"/>
    <w:rsid w:val="00A44E39"/>
    <w:rsid w:val="00A46A19"/>
    <w:rsid w:val="00A47C8A"/>
    <w:rsid w:val="00A47ED3"/>
    <w:rsid w:val="00A52275"/>
    <w:rsid w:val="00A53231"/>
    <w:rsid w:val="00A53809"/>
    <w:rsid w:val="00A56339"/>
    <w:rsid w:val="00A61392"/>
    <w:rsid w:val="00A618C6"/>
    <w:rsid w:val="00A6601A"/>
    <w:rsid w:val="00A73CFB"/>
    <w:rsid w:val="00A75C0E"/>
    <w:rsid w:val="00A80652"/>
    <w:rsid w:val="00A81667"/>
    <w:rsid w:val="00A841CC"/>
    <w:rsid w:val="00A85F7D"/>
    <w:rsid w:val="00A90F47"/>
    <w:rsid w:val="00A92B42"/>
    <w:rsid w:val="00A9386D"/>
    <w:rsid w:val="00A93D32"/>
    <w:rsid w:val="00A953DB"/>
    <w:rsid w:val="00A95F8A"/>
    <w:rsid w:val="00A96F09"/>
    <w:rsid w:val="00A97646"/>
    <w:rsid w:val="00AA0D37"/>
    <w:rsid w:val="00AA13EE"/>
    <w:rsid w:val="00AA3983"/>
    <w:rsid w:val="00AA3CE1"/>
    <w:rsid w:val="00AA3DF4"/>
    <w:rsid w:val="00AA45E1"/>
    <w:rsid w:val="00AA5953"/>
    <w:rsid w:val="00AA6E0C"/>
    <w:rsid w:val="00AA7FE8"/>
    <w:rsid w:val="00AB16B8"/>
    <w:rsid w:val="00AB22D3"/>
    <w:rsid w:val="00AB2803"/>
    <w:rsid w:val="00AB29D5"/>
    <w:rsid w:val="00AB37F2"/>
    <w:rsid w:val="00AB483D"/>
    <w:rsid w:val="00AB738D"/>
    <w:rsid w:val="00AC1A65"/>
    <w:rsid w:val="00AC245B"/>
    <w:rsid w:val="00AC5DF0"/>
    <w:rsid w:val="00AC7715"/>
    <w:rsid w:val="00AD13F6"/>
    <w:rsid w:val="00AD26FD"/>
    <w:rsid w:val="00AD46E7"/>
    <w:rsid w:val="00AD4B16"/>
    <w:rsid w:val="00AE3FC7"/>
    <w:rsid w:val="00AE78DB"/>
    <w:rsid w:val="00AE7B98"/>
    <w:rsid w:val="00AF0051"/>
    <w:rsid w:val="00AF07D1"/>
    <w:rsid w:val="00AF2540"/>
    <w:rsid w:val="00AF269D"/>
    <w:rsid w:val="00AF2932"/>
    <w:rsid w:val="00AF331F"/>
    <w:rsid w:val="00AF4105"/>
    <w:rsid w:val="00AF753B"/>
    <w:rsid w:val="00AF776E"/>
    <w:rsid w:val="00AF7A11"/>
    <w:rsid w:val="00B0340A"/>
    <w:rsid w:val="00B04277"/>
    <w:rsid w:val="00B0443A"/>
    <w:rsid w:val="00B051D1"/>
    <w:rsid w:val="00B05775"/>
    <w:rsid w:val="00B05BDE"/>
    <w:rsid w:val="00B10CEB"/>
    <w:rsid w:val="00B118FB"/>
    <w:rsid w:val="00B12A48"/>
    <w:rsid w:val="00B12EDD"/>
    <w:rsid w:val="00B13D78"/>
    <w:rsid w:val="00B161A2"/>
    <w:rsid w:val="00B16CDA"/>
    <w:rsid w:val="00B2008D"/>
    <w:rsid w:val="00B2191A"/>
    <w:rsid w:val="00B21DF5"/>
    <w:rsid w:val="00B22B1E"/>
    <w:rsid w:val="00B22E49"/>
    <w:rsid w:val="00B231CC"/>
    <w:rsid w:val="00B258D6"/>
    <w:rsid w:val="00B271EA"/>
    <w:rsid w:val="00B27F53"/>
    <w:rsid w:val="00B32BDC"/>
    <w:rsid w:val="00B32ECD"/>
    <w:rsid w:val="00B40E60"/>
    <w:rsid w:val="00B419CD"/>
    <w:rsid w:val="00B459C9"/>
    <w:rsid w:val="00B46185"/>
    <w:rsid w:val="00B46A77"/>
    <w:rsid w:val="00B46FC0"/>
    <w:rsid w:val="00B51791"/>
    <w:rsid w:val="00B51DB0"/>
    <w:rsid w:val="00B53E66"/>
    <w:rsid w:val="00B55D9E"/>
    <w:rsid w:val="00B56042"/>
    <w:rsid w:val="00B635DA"/>
    <w:rsid w:val="00B63A89"/>
    <w:rsid w:val="00B64FAF"/>
    <w:rsid w:val="00B64FB7"/>
    <w:rsid w:val="00B650BE"/>
    <w:rsid w:val="00B6581A"/>
    <w:rsid w:val="00B666B7"/>
    <w:rsid w:val="00B6713C"/>
    <w:rsid w:val="00B67269"/>
    <w:rsid w:val="00B7064F"/>
    <w:rsid w:val="00B73251"/>
    <w:rsid w:val="00B73563"/>
    <w:rsid w:val="00B73C52"/>
    <w:rsid w:val="00B740DD"/>
    <w:rsid w:val="00B7791E"/>
    <w:rsid w:val="00B80EFF"/>
    <w:rsid w:val="00B83A2C"/>
    <w:rsid w:val="00B86882"/>
    <w:rsid w:val="00B8693C"/>
    <w:rsid w:val="00B87745"/>
    <w:rsid w:val="00B91D17"/>
    <w:rsid w:val="00B934F3"/>
    <w:rsid w:val="00B93A71"/>
    <w:rsid w:val="00B97E39"/>
    <w:rsid w:val="00BA0519"/>
    <w:rsid w:val="00BA4037"/>
    <w:rsid w:val="00BA45B5"/>
    <w:rsid w:val="00BB0C22"/>
    <w:rsid w:val="00BB32B2"/>
    <w:rsid w:val="00BB4BF2"/>
    <w:rsid w:val="00BB4C72"/>
    <w:rsid w:val="00BB5A5D"/>
    <w:rsid w:val="00BC311B"/>
    <w:rsid w:val="00BC7D4A"/>
    <w:rsid w:val="00BD3074"/>
    <w:rsid w:val="00BD4A04"/>
    <w:rsid w:val="00BD4B39"/>
    <w:rsid w:val="00BD6EC3"/>
    <w:rsid w:val="00BE00BC"/>
    <w:rsid w:val="00BE0C84"/>
    <w:rsid w:val="00BE14EE"/>
    <w:rsid w:val="00BE767B"/>
    <w:rsid w:val="00BF0244"/>
    <w:rsid w:val="00BF281A"/>
    <w:rsid w:val="00BF3E1F"/>
    <w:rsid w:val="00BF63DE"/>
    <w:rsid w:val="00BF787B"/>
    <w:rsid w:val="00BF78D8"/>
    <w:rsid w:val="00C0435C"/>
    <w:rsid w:val="00C0570A"/>
    <w:rsid w:val="00C05AAF"/>
    <w:rsid w:val="00C101F7"/>
    <w:rsid w:val="00C12338"/>
    <w:rsid w:val="00C126D8"/>
    <w:rsid w:val="00C15DA6"/>
    <w:rsid w:val="00C17672"/>
    <w:rsid w:val="00C2116C"/>
    <w:rsid w:val="00C22C22"/>
    <w:rsid w:val="00C23433"/>
    <w:rsid w:val="00C2433E"/>
    <w:rsid w:val="00C25341"/>
    <w:rsid w:val="00C25B47"/>
    <w:rsid w:val="00C26267"/>
    <w:rsid w:val="00C26DEB"/>
    <w:rsid w:val="00C352E5"/>
    <w:rsid w:val="00C36394"/>
    <w:rsid w:val="00C40896"/>
    <w:rsid w:val="00C40B01"/>
    <w:rsid w:val="00C431C9"/>
    <w:rsid w:val="00C43612"/>
    <w:rsid w:val="00C43CB3"/>
    <w:rsid w:val="00C43D91"/>
    <w:rsid w:val="00C46E96"/>
    <w:rsid w:val="00C518F7"/>
    <w:rsid w:val="00C52ABE"/>
    <w:rsid w:val="00C53D56"/>
    <w:rsid w:val="00C540CE"/>
    <w:rsid w:val="00C56105"/>
    <w:rsid w:val="00C56381"/>
    <w:rsid w:val="00C60156"/>
    <w:rsid w:val="00C611D8"/>
    <w:rsid w:val="00C61315"/>
    <w:rsid w:val="00C6148C"/>
    <w:rsid w:val="00C62D11"/>
    <w:rsid w:val="00C638A6"/>
    <w:rsid w:val="00C645D6"/>
    <w:rsid w:val="00C65556"/>
    <w:rsid w:val="00C66358"/>
    <w:rsid w:val="00C66ABE"/>
    <w:rsid w:val="00C7234F"/>
    <w:rsid w:val="00C72C5C"/>
    <w:rsid w:val="00C7313B"/>
    <w:rsid w:val="00C83C5C"/>
    <w:rsid w:val="00C83F82"/>
    <w:rsid w:val="00C8520F"/>
    <w:rsid w:val="00C86110"/>
    <w:rsid w:val="00C90879"/>
    <w:rsid w:val="00C91AB0"/>
    <w:rsid w:val="00C92C85"/>
    <w:rsid w:val="00C93314"/>
    <w:rsid w:val="00C97E69"/>
    <w:rsid w:val="00CA26A9"/>
    <w:rsid w:val="00CA34EC"/>
    <w:rsid w:val="00CA3FE7"/>
    <w:rsid w:val="00CA54E4"/>
    <w:rsid w:val="00CA6DFD"/>
    <w:rsid w:val="00CA7621"/>
    <w:rsid w:val="00CB3453"/>
    <w:rsid w:val="00CB3B62"/>
    <w:rsid w:val="00CB44DD"/>
    <w:rsid w:val="00CB533C"/>
    <w:rsid w:val="00CB6731"/>
    <w:rsid w:val="00CB6D1F"/>
    <w:rsid w:val="00CC031F"/>
    <w:rsid w:val="00CC1479"/>
    <w:rsid w:val="00CC17C8"/>
    <w:rsid w:val="00CC3CE2"/>
    <w:rsid w:val="00CC4CC6"/>
    <w:rsid w:val="00CC52AB"/>
    <w:rsid w:val="00CC5424"/>
    <w:rsid w:val="00CC7272"/>
    <w:rsid w:val="00CC73E7"/>
    <w:rsid w:val="00CD052B"/>
    <w:rsid w:val="00CD11B0"/>
    <w:rsid w:val="00CD125D"/>
    <w:rsid w:val="00CD436A"/>
    <w:rsid w:val="00CD64F3"/>
    <w:rsid w:val="00CD68A2"/>
    <w:rsid w:val="00CD6F13"/>
    <w:rsid w:val="00CD720A"/>
    <w:rsid w:val="00CD7821"/>
    <w:rsid w:val="00CE1C92"/>
    <w:rsid w:val="00CE1FA2"/>
    <w:rsid w:val="00CE1FDE"/>
    <w:rsid w:val="00CE2DD1"/>
    <w:rsid w:val="00CE3C35"/>
    <w:rsid w:val="00CE3EFE"/>
    <w:rsid w:val="00CE4F52"/>
    <w:rsid w:val="00CF0BBC"/>
    <w:rsid w:val="00CF136C"/>
    <w:rsid w:val="00CF13A0"/>
    <w:rsid w:val="00CF5F54"/>
    <w:rsid w:val="00CF608D"/>
    <w:rsid w:val="00D0248A"/>
    <w:rsid w:val="00D054C5"/>
    <w:rsid w:val="00D05D42"/>
    <w:rsid w:val="00D10A1E"/>
    <w:rsid w:val="00D11340"/>
    <w:rsid w:val="00D12216"/>
    <w:rsid w:val="00D12E14"/>
    <w:rsid w:val="00D1383E"/>
    <w:rsid w:val="00D146CF"/>
    <w:rsid w:val="00D170C9"/>
    <w:rsid w:val="00D2098E"/>
    <w:rsid w:val="00D22FB3"/>
    <w:rsid w:val="00D23619"/>
    <w:rsid w:val="00D24DF7"/>
    <w:rsid w:val="00D255D3"/>
    <w:rsid w:val="00D25CD3"/>
    <w:rsid w:val="00D25D33"/>
    <w:rsid w:val="00D2726E"/>
    <w:rsid w:val="00D309AE"/>
    <w:rsid w:val="00D3583A"/>
    <w:rsid w:val="00D3593D"/>
    <w:rsid w:val="00D363A2"/>
    <w:rsid w:val="00D366D1"/>
    <w:rsid w:val="00D40EFD"/>
    <w:rsid w:val="00D43BF5"/>
    <w:rsid w:val="00D444BF"/>
    <w:rsid w:val="00D462FE"/>
    <w:rsid w:val="00D47D8B"/>
    <w:rsid w:val="00D502EA"/>
    <w:rsid w:val="00D512A6"/>
    <w:rsid w:val="00D5392D"/>
    <w:rsid w:val="00D5528E"/>
    <w:rsid w:val="00D5549B"/>
    <w:rsid w:val="00D55F41"/>
    <w:rsid w:val="00D56EB8"/>
    <w:rsid w:val="00D573B1"/>
    <w:rsid w:val="00D60FC7"/>
    <w:rsid w:val="00D6113B"/>
    <w:rsid w:val="00D61CF1"/>
    <w:rsid w:val="00D64A19"/>
    <w:rsid w:val="00D65F88"/>
    <w:rsid w:val="00D70C90"/>
    <w:rsid w:val="00D70D2A"/>
    <w:rsid w:val="00D728DE"/>
    <w:rsid w:val="00D73830"/>
    <w:rsid w:val="00D746FB"/>
    <w:rsid w:val="00D75406"/>
    <w:rsid w:val="00D757E0"/>
    <w:rsid w:val="00D76937"/>
    <w:rsid w:val="00D826EF"/>
    <w:rsid w:val="00D8271C"/>
    <w:rsid w:val="00D84A38"/>
    <w:rsid w:val="00D859EA"/>
    <w:rsid w:val="00D87936"/>
    <w:rsid w:val="00D905DB"/>
    <w:rsid w:val="00D90DEB"/>
    <w:rsid w:val="00D9482A"/>
    <w:rsid w:val="00D96F6D"/>
    <w:rsid w:val="00DA2055"/>
    <w:rsid w:val="00DA30FC"/>
    <w:rsid w:val="00DA58D8"/>
    <w:rsid w:val="00DB1F27"/>
    <w:rsid w:val="00DB35B3"/>
    <w:rsid w:val="00DB512E"/>
    <w:rsid w:val="00DC3246"/>
    <w:rsid w:val="00DC38E8"/>
    <w:rsid w:val="00DC6E7E"/>
    <w:rsid w:val="00DD02EC"/>
    <w:rsid w:val="00DD1489"/>
    <w:rsid w:val="00DD4493"/>
    <w:rsid w:val="00DD5F76"/>
    <w:rsid w:val="00DF03C3"/>
    <w:rsid w:val="00DF26B7"/>
    <w:rsid w:val="00DF33F7"/>
    <w:rsid w:val="00DF38F3"/>
    <w:rsid w:val="00DF6BBD"/>
    <w:rsid w:val="00E01C89"/>
    <w:rsid w:val="00E01FF4"/>
    <w:rsid w:val="00E04BAB"/>
    <w:rsid w:val="00E064F5"/>
    <w:rsid w:val="00E10299"/>
    <w:rsid w:val="00E12536"/>
    <w:rsid w:val="00E132C7"/>
    <w:rsid w:val="00E1495D"/>
    <w:rsid w:val="00E14C76"/>
    <w:rsid w:val="00E17D6A"/>
    <w:rsid w:val="00E20FF7"/>
    <w:rsid w:val="00E21979"/>
    <w:rsid w:val="00E230B4"/>
    <w:rsid w:val="00E23CF7"/>
    <w:rsid w:val="00E264B9"/>
    <w:rsid w:val="00E27900"/>
    <w:rsid w:val="00E30395"/>
    <w:rsid w:val="00E30775"/>
    <w:rsid w:val="00E31147"/>
    <w:rsid w:val="00E31479"/>
    <w:rsid w:val="00E31CB1"/>
    <w:rsid w:val="00E34365"/>
    <w:rsid w:val="00E35960"/>
    <w:rsid w:val="00E3612F"/>
    <w:rsid w:val="00E40444"/>
    <w:rsid w:val="00E421A9"/>
    <w:rsid w:val="00E4401D"/>
    <w:rsid w:val="00E505AE"/>
    <w:rsid w:val="00E50943"/>
    <w:rsid w:val="00E51E5A"/>
    <w:rsid w:val="00E52308"/>
    <w:rsid w:val="00E54458"/>
    <w:rsid w:val="00E61759"/>
    <w:rsid w:val="00E61EE3"/>
    <w:rsid w:val="00E62EBE"/>
    <w:rsid w:val="00E63581"/>
    <w:rsid w:val="00E645FD"/>
    <w:rsid w:val="00E6466B"/>
    <w:rsid w:val="00E6528C"/>
    <w:rsid w:val="00E6684C"/>
    <w:rsid w:val="00E67E0C"/>
    <w:rsid w:val="00E70AF2"/>
    <w:rsid w:val="00E72404"/>
    <w:rsid w:val="00E72934"/>
    <w:rsid w:val="00E72C57"/>
    <w:rsid w:val="00E73BB0"/>
    <w:rsid w:val="00E771E3"/>
    <w:rsid w:val="00E773E2"/>
    <w:rsid w:val="00E802D6"/>
    <w:rsid w:val="00E81FF0"/>
    <w:rsid w:val="00E8285B"/>
    <w:rsid w:val="00E836A2"/>
    <w:rsid w:val="00E83868"/>
    <w:rsid w:val="00E8574B"/>
    <w:rsid w:val="00E871F9"/>
    <w:rsid w:val="00E9075F"/>
    <w:rsid w:val="00E931AB"/>
    <w:rsid w:val="00E97738"/>
    <w:rsid w:val="00E97B31"/>
    <w:rsid w:val="00EA15FE"/>
    <w:rsid w:val="00EA436E"/>
    <w:rsid w:val="00EA4FDA"/>
    <w:rsid w:val="00EB2B70"/>
    <w:rsid w:val="00EB4AA1"/>
    <w:rsid w:val="00EB5513"/>
    <w:rsid w:val="00EB7255"/>
    <w:rsid w:val="00EC296A"/>
    <w:rsid w:val="00EC3A0C"/>
    <w:rsid w:val="00EC5547"/>
    <w:rsid w:val="00EC5C3C"/>
    <w:rsid w:val="00EC69BB"/>
    <w:rsid w:val="00EC6D99"/>
    <w:rsid w:val="00ED050C"/>
    <w:rsid w:val="00ED0534"/>
    <w:rsid w:val="00ED12FC"/>
    <w:rsid w:val="00ED160A"/>
    <w:rsid w:val="00ED2677"/>
    <w:rsid w:val="00ED3790"/>
    <w:rsid w:val="00ED37C5"/>
    <w:rsid w:val="00ED4D1A"/>
    <w:rsid w:val="00ED5B7D"/>
    <w:rsid w:val="00ED5DE1"/>
    <w:rsid w:val="00ED6DCB"/>
    <w:rsid w:val="00ED6E85"/>
    <w:rsid w:val="00ED6FB4"/>
    <w:rsid w:val="00ED74FC"/>
    <w:rsid w:val="00EE0041"/>
    <w:rsid w:val="00EE0B1A"/>
    <w:rsid w:val="00EE1955"/>
    <w:rsid w:val="00EE19E9"/>
    <w:rsid w:val="00EE1E91"/>
    <w:rsid w:val="00EE4CEC"/>
    <w:rsid w:val="00EF3C0B"/>
    <w:rsid w:val="00EF50DE"/>
    <w:rsid w:val="00F03CEB"/>
    <w:rsid w:val="00F04735"/>
    <w:rsid w:val="00F04CC1"/>
    <w:rsid w:val="00F05C23"/>
    <w:rsid w:val="00F126E9"/>
    <w:rsid w:val="00F1774F"/>
    <w:rsid w:val="00F20372"/>
    <w:rsid w:val="00F224DA"/>
    <w:rsid w:val="00F23A89"/>
    <w:rsid w:val="00F25BA8"/>
    <w:rsid w:val="00F2695C"/>
    <w:rsid w:val="00F2786B"/>
    <w:rsid w:val="00F27CDB"/>
    <w:rsid w:val="00F27E2E"/>
    <w:rsid w:val="00F27F02"/>
    <w:rsid w:val="00F308A9"/>
    <w:rsid w:val="00F30EC9"/>
    <w:rsid w:val="00F31324"/>
    <w:rsid w:val="00F34C68"/>
    <w:rsid w:val="00F36629"/>
    <w:rsid w:val="00F369F6"/>
    <w:rsid w:val="00F374C8"/>
    <w:rsid w:val="00F46678"/>
    <w:rsid w:val="00F47D71"/>
    <w:rsid w:val="00F51498"/>
    <w:rsid w:val="00F52BD9"/>
    <w:rsid w:val="00F53D9D"/>
    <w:rsid w:val="00F54F7B"/>
    <w:rsid w:val="00F56282"/>
    <w:rsid w:val="00F608DB"/>
    <w:rsid w:val="00F62E26"/>
    <w:rsid w:val="00F634F0"/>
    <w:rsid w:val="00F64533"/>
    <w:rsid w:val="00F64745"/>
    <w:rsid w:val="00F64838"/>
    <w:rsid w:val="00F652B6"/>
    <w:rsid w:val="00F65596"/>
    <w:rsid w:val="00F659ED"/>
    <w:rsid w:val="00F665FD"/>
    <w:rsid w:val="00F6690A"/>
    <w:rsid w:val="00F72A68"/>
    <w:rsid w:val="00F72E37"/>
    <w:rsid w:val="00F73987"/>
    <w:rsid w:val="00F750EF"/>
    <w:rsid w:val="00F75AD6"/>
    <w:rsid w:val="00F7689F"/>
    <w:rsid w:val="00F77846"/>
    <w:rsid w:val="00F77C6A"/>
    <w:rsid w:val="00F77EFA"/>
    <w:rsid w:val="00F812A9"/>
    <w:rsid w:val="00F8306A"/>
    <w:rsid w:val="00F83EF1"/>
    <w:rsid w:val="00F86098"/>
    <w:rsid w:val="00F870A3"/>
    <w:rsid w:val="00F905E1"/>
    <w:rsid w:val="00F90E3D"/>
    <w:rsid w:val="00F90E50"/>
    <w:rsid w:val="00F91445"/>
    <w:rsid w:val="00F91DE8"/>
    <w:rsid w:val="00F92136"/>
    <w:rsid w:val="00F932BB"/>
    <w:rsid w:val="00F93FE7"/>
    <w:rsid w:val="00F95787"/>
    <w:rsid w:val="00F95EDA"/>
    <w:rsid w:val="00F96780"/>
    <w:rsid w:val="00F971AF"/>
    <w:rsid w:val="00FA1876"/>
    <w:rsid w:val="00FA2850"/>
    <w:rsid w:val="00FA6FEE"/>
    <w:rsid w:val="00FA7416"/>
    <w:rsid w:val="00FB1E61"/>
    <w:rsid w:val="00FB2A15"/>
    <w:rsid w:val="00FB2D5F"/>
    <w:rsid w:val="00FB30B2"/>
    <w:rsid w:val="00FB3EEF"/>
    <w:rsid w:val="00FB65EB"/>
    <w:rsid w:val="00FB79A6"/>
    <w:rsid w:val="00FC0624"/>
    <w:rsid w:val="00FC07BA"/>
    <w:rsid w:val="00FC1B88"/>
    <w:rsid w:val="00FC6103"/>
    <w:rsid w:val="00FC64AD"/>
    <w:rsid w:val="00FD4D25"/>
    <w:rsid w:val="00FD5983"/>
    <w:rsid w:val="00FD647D"/>
    <w:rsid w:val="00FD7065"/>
    <w:rsid w:val="00FE1E3B"/>
    <w:rsid w:val="00FE2A63"/>
    <w:rsid w:val="00FE475E"/>
    <w:rsid w:val="00FE50E8"/>
    <w:rsid w:val="00FE5577"/>
    <w:rsid w:val="00FE65FC"/>
    <w:rsid w:val="00FE7393"/>
    <w:rsid w:val="00FF0774"/>
    <w:rsid w:val="00FF0BDA"/>
    <w:rsid w:val="00FF5602"/>
    <w:rsid w:val="00FF5C42"/>
    <w:rsid w:val="00FF66A1"/>
    <w:rsid w:val="00FF67B2"/>
    <w:rsid w:val="00FF6DA2"/>
    <w:rsid w:val="00FF6ECB"/>
    <w:rsid w:val="6266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5E5D6D"/>
  <w15:docId w15:val="{8CAE218D-BBC9-4ADA-9E54-60F27F2BC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4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59288D"/>
    <w:pPr>
      <w:keepNext/>
      <w:numPr>
        <w:numId w:val="1"/>
      </w:numPr>
      <w:spacing w:before="240" w:after="60"/>
      <w:outlineLvl w:val="0"/>
    </w:pPr>
    <w:rPr>
      <w:rFonts w:ascii="Arial" w:eastAsiaTheme="majorEastAsia" w:hAnsi="Arial" w:cstheme="majorBidi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9288D"/>
    <w:pPr>
      <w:keepNext/>
      <w:numPr>
        <w:ilvl w:val="1"/>
        <w:numId w:val="1"/>
      </w:numPr>
      <w:spacing w:before="240" w:after="60"/>
      <w:outlineLvl w:val="1"/>
    </w:pPr>
    <w:rPr>
      <w:rFonts w:ascii="Arial" w:eastAsiaTheme="majorEastAsia" w:hAnsi="Arial" w:cstheme="majorBidi"/>
      <w:b/>
      <w:bCs/>
      <w:iCs/>
      <w:sz w:val="24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9288D"/>
    <w:pPr>
      <w:keepNext/>
      <w:numPr>
        <w:ilvl w:val="2"/>
        <w:numId w:val="1"/>
      </w:numPr>
      <w:spacing w:before="240" w:after="60"/>
      <w:outlineLvl w:val="2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82499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82499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824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82499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82499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8249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288D"/>
    <w:rPr>
      <w:rFonts w:ascii="Arial" w:eastAsiaTheme="majorEastAsia" w:hAnsi="Arial" w:cstheme="majorBidi"/>
      <w:b/>
      <w:bCs/>
      <w:kern w:val="32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59288D"/>
    <w:rPr>
      <w:rFonts w:ascii="Arial" w:eastAsiaTheme="majorEastAsia" w:hAnsi="Arial" w:cstheme="majorBidi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59288D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182499"/>
    <w:rPr>
      <w:rFonts w:eastAsiaTheme="minorEastAsia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82499"/>
    <w:rPr>
      <w:rFonts w:eastAsiaTheme="minorEastAsia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82499"/>
    <w:rPr>
      <w:rFonts w:ascii="Times New Roman" w:eastAsia="Times New Roman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182499"/>
    <w:rPr>
      <w:rFonts w:eastAsiaTheme="minorEastAsia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82499"/>
    <w:rPr>
      <w:rFonts w:eastAsiaTheme="minorEastAsia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82499"/>
    <w:rPr>
      <w:rFonts w:asciiTheme="majorHAnsi" w:eastAsiaTheme="majorEastAsia" w:hAnsiTheme="majorHAnsi" w:cstheme="majorBidi"/>
    </w:rPr>
  </w:style>
  <w:style w:type="paragraph" w:styleId="PargrafodaLista">
    <w:name w:val="List Paragraph"/>
    <w:basedOn w:val="Normal"/>
    <w:uiPriority w:val="34"/>
    <w:qFormat/>
    <w:rsid w:val="00182499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1505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505AA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505AA"/>
    <w:rPr>
      <w:rFonts w:ascii="Times New Roman" w:eastAsia="Times New Roman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505A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505AA"/>
    <w:rPr>
      <w:rFonts w:ascii="Tahoma" w:eastAsia="Times New Roman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A20C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20C5C"/>
    <w:rPr>
      <w:rFonts w:ascii="Times New Roman" w:eastAsia="Times New Roman" w:hAnsi="Times New Roman" w:cs="Times New Roman"/>
      <w:sz w:val="20"/>
      <w:szCs w:val="20"/>
    </w:rPr>
  </w:style>
  <w:style w:type="table" w:styleId="Tabelacomgrade">
    <w:name w:val="Table Grid"/>
    <w:basedOn w:val="Tabelanormal"/>
    <w:uiPriority w:val="59"/>
    <w:rsid w:val="00643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DA58D8"/>
    <w:pPr>
      <w:keepLines/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31F57"/>
    <w:pPr>
      <w:tabs>
        <w:tab w:val="right" w:leader="dot" w:pos="9075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A58D8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DA58D8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DA58D8"/>
    <w:rPr>
      <w:color w:val="0000FF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E226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E226F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Meno1">
    <w:name w:val="Menção1"/>
    <w:basedOn w:val="Fontepargpadro"/>
    <w:uiPriority w:val="99"/>
    <w:semiHidden/>
    <w:unhideWhenUsed/>
    <w:rsid w:val="00E264B9"/>
    <w:rPr>
      <w:color w:val="2B579A"/>
      <w:shd w:val="clear" w:color="auto" w:fill="E6E6E6"/>
    </w:rPr>
  </w:style>
  <w:style w:type="paragraph" w:customStyle="1" w:styleId="Default">
    <w:name w:val="Default"/>
    <w:rsid w:val="006E0CF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BE00BC"/>
    <w:pPr>
      <w:spacing w:after="200"/>
    </w:pPr>
    <w:rPr>
      <w:b/>
      <w:bCs/>
      <w:color w:val="4F81BD" w:themeColor="accent1"/>
      <w:sz w:val="18"/>
      <w:szCs w:val="18"/>
    </w:rPr>
  </w:style>
  <w:style w:type="paragraph" w:styleId="Reviso">
    <w:name w:val="Revision"/>
    <w:hidden/>
    <w:uiPriority w:val="99"/>
    <w:semiHidden/>
    <w:rsid w:val="00C057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SemEspaamento">
    <w:name w:val="No Spacing"/>
    <w:uiPriority w:val="1"/>
    <w:qFormat/>
    <w:rsid w:val="00F669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styleId="TextodoEspaoReservado">
    <w:name w:val="Placeholder Text"/>
    <w:basedOn w:val="Fontepargpadro"/>
    <w:uiPriority w:val="99"/>
    <w:semiHidden/>
    <w:rsid w:val="006B5FB3"/>
    <w:rPr>
      <w:color w:val="80808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11F19"/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11F19"/>
    <w:rPr>
      <w:rFonts w:ascii="Times New Roman" w:eastAsia="Times New Roman" w:hAnsi="Times New Roman" w:cs="Times New Roman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011F19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011F19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011F19"/>
    <w:rPr>
      <w:rFonts w:ascii="Times New Roman" w:eastAsia="Times New Roman" w:hAnsi="Times New Roman" w:cs="Times New Roman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011F1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4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5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3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16/09/relationships/commentsIds" Target="commentsId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footer" Target="footer1.xml"/><Relationship Id="rId51" Type="http://schemas.openxmlformats.org/officeDocument/2006/relationships/image" Target="media/image37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04A0E-621C-4CFB-AC30-84198DCBF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46</Pages>
  <Words>4565</Words>
  <Characters>24652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Wolf</dc:creator>
  <cp:lastModifiedBy>LUCAS OLIVEIRA DA CRUZ</cp:lastModifiedBy>
  <cp:revision>9</cp:revision>
  <cp:lastPrinted>2018-09-02T15:22:00Z</cp:lastPrinted>
  <dcterms:created xsi:type="dcterms:W3CDTF">2018-11-05T11:31:00Z</dcterms:created>
  <dcterms:modified xsi:type="dcterms:W3CDTF">2019-03-20T17:47:00Z</dcterms:modified>
</cp:coreProperties>
</file>