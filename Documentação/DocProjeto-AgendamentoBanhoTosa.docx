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924CE8" w14:textId="77777777" w:rsidR="00CC4CC6" w:rsidRDefault="00B53E66" w:rsidP="626650EA">
      <w:pPr>
        <w:spacing w:after="200" w:line="276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  <w:bookmarkStart w:id="0" w:name="_Hlk527409586"/>
      <w:bookmarkEnd w:id="0"/>
      <w:r>
        <w:rPr>
          <w:rFonts w:ascii="Arial" w:eastAsia="Arial" w:hAnsi="Arial" w:cs="Arial"/>
          <w:b/>
          <w:bCs/>
          <w:sz w:val="24"/>
          <w:szCs w:val="24"/>
        </w:rPr>
        <w:t>FATEC – OURINHOS</w:t>
      </w:r>
    </w:p>
    <w:p w14:paraId="309D41C4" w14:textId="77777777" w:rsidR="00CC4CC6" w:rsidRDefault="00765E87" w:rsidP="006A1B8A">
      <w:pPr>
        <w:spacing w:after="200" w:line="276" w:lineRule="auto"/>
        <w:jc w:val="center"/>
        <w:rPr>
          <w:rFonts w:ascii="Arial" w:hAnsi="Arial" w:cs="Arial"/>
          <w:b/>
          <w:sz w:val="24"/>
        </w:rPr>
      </w:pPr>
      <w:r w:rsidRPr="00765E87">
        <w:rPr>
          <w:rFonts w:ascii="Arial" w:hAnsi="Arial" w:cs="Arial"/>
          <w:b/>
          <w:sz w:val="24"/>
        </w:rPr>
        <w:t xml:space="preserve"> ANÁLISE E DESENVOLVIMENTO DE SISTEMAS</w:t>
      </w:r>
    </w:p>
    <w:p w14:paraId="1BF0BBBF" w14:textId="77777777" w:rsidR="00CC4CC6" w:rsidRDefault="00363FD0" w:rsidP="00CC4CC6">
      <w:pPr>
        <w:spacing w:after="200" w:line="276" w:lineRule="auto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ENGENHARIA DE SOFTWARE</w:t>
      </w:r>
    </w:p>
    <w:p w14:paraId="7D5F430F" w14:textId="77777777" w:rsidR="0082240C" w:rsidRDefault="0082240C" w:rsidP="00DA58D8">
      <w:pPr>
        <w:spacing w:line="700" w:lineRule="exact"/>
        <w:ind w:left="880" w:right="958"/>
        <w:jc w:val="center"/>
        <w:rPr>
          <w:rFonts w:ascii="Arial" w:eastAsia="Arial" w:hAnsi="Arial" w:cs="Arial"/>
          <w:b/>
          <w:position w:val="-1"/>
          <w:sz w:val="64"/>
          <w:szCs w:val="64"/>
        </w:rPr>
      </w:pPr>
    </w:p>
    <w:p w14:paraId="4A9C8AE3" w14:textId="77777777" w:rsidR="00CC4CC6" w:rsidRDefault="00CC4CC6" w:rsidP="00DA58D8">
      <w:pPr>
        <w:spacing w:line="700" w:lineRule="exact"/>
        <w:ind w:left="880" w:right="958"/>
        <w:jc w:val="center"/>
        <w:rPr>
          <w:rFonts w:ascii="Arial" w:eastAsia="Arial" w:hAnsi="Arial" w:cs="Arial"/>
          <w:b/>
          <w:position w:val="-1"/>
          <w:sz w:val="64"/>
          <w:szCs w:val="64"/>
        </w:rPr>
      </w:pPr>
    </w:p>
    <w:p w14:paraId="72890ACB" w14:textId="77777777" w:rsidR="00DA58D8" w:rsidRDefault="00C7313B" w:rsidP="00DA58D8">
      <w:pPr>
        <w:spacing w:before="1"/>
        <w:ind w:left="1075" w:right="1154"/>
        <w:jc w:val="center"/>
        <w:rPr>
          <w:rFonts w:ascii="Arial" w:eastAsia="Arial" w:hAnsi="Arial" w:cs="Arial"/>
          <w:sz w:val="64"/>
          <w:szCs w:val="64"/>
        </w:rPr>
      </w:pPr>
      <w:r>
        <w:rPr>
          <w:rFonts w:ascii="Arial" w:eastAsia="Arial" w:hAnsi="Arial" w:cs="Arial"/>
          <w:b/>
          <w:position w:val="-1"/>
          <w:sz w:val="64"/>
          <w:szCs w:val="64"/>
        </w:rPr>
        <w:t>Agendamento de Banho e Tosa</w:t>
      </w:r>
    </w:p>
    <w:p w14:paraId="0E6FEFE8" w14:textId="77777777" w:rsidR="006A1B8A" w:rsidRDefault="00DA58D8" w:rsidP="00DA58D8">
      <w:pPr>
        <w:spacing w:after="200" w:line="276" w:lineRule="auto"/>
        <w:jc w:val="center"/>
        <w:rPr>
          <w:rFonts w:ascii="Arial" w:hAnsi="Arial" w:cs="Arial"/>
          <w:sz w:val="24"/>
        </w:rPr>
      </w:pPr>
      <w:r>
        <w:rPr>
          <w:rFonts w:ascii="Arial" w:eastAsia="Arial" w:hAnsi="Arial" w:cs="Arial"/>
          <w:b/>
          <w:spacing w:val="-1"/>
          <w:sz w:val="30"/>
          <w:szCs w:val="30"/>
        </w:rPr>
        <w:t>V</w:t>
      </w:r>
      <w:r>
        <w:rPr>
          <w:rFonts w:ascii="Arial" w:eastAsia="Arial" w:hAnsi="Arial" w:cs="Arial"/>
          <w:b/>
          <w:spacing w:val="1"/>
          <w:sz w:val="30"/>
          <w:szCs w:val="30"/>
        </w:rPr>
        <w:t>e</w:t>
      </w:r>
      <w:r>
        <w:rPr>
          <w:rFonts w:ascii="Arial" w:eastAsia="Arial" w:hAnsi="Arial" w:cs="Arial"/>
          <w:b/>
          <w:sz w:val="30"/>
          <w:szCs w:val="30"/>
        </w:rPr>
        <w:t>r</w:t>
      </w:r>
      <w:r>
        <w:rPr>
          <w:rFonts w:ascii="Arial" w:eastAsia="Arial" w:hAnsi="Arial" w:cs="Arial"/>
          <w:b/>
          <w:spacing w:val="2"/>
          <w:sz w:val="30"/>
          <w:szCs w:val="30"/>
        </w:rPr>
        <w:t>s</w:t>
      </w:r>
      <w:r>
        <w:rPr>
          <w:rFonts w:ascii="Arial" w:eastAsia="Arial" w:hAnsi="Arial" w:cs="Arial"/>
          <w:b/>
          <w:spacing w:val="1"/>
          <w:sz w:val="30"/>
          <w:szCs w:val="30"/>
        </w:rPr>
        <w:t>ã</w:t>
      </w:r>
      <w:r>
        <w:rPr>
          <w:rFonts w:ascii="Arial" w:eastAsia="Arial" w:hAnsi="Arial" w:cs="Arial"/>
          <w:b/>
          <w:sz w:val="30"/>
          <w:szCs w:val="30"/>
        </w:rPr>
        <w:t>o</w:t>
      </w:r>
      <w:r>
        <w:rPr>
          <w:rFonts w:ascii="Arial" w:eastAsia="Arial" w:hAnsi="Arial" w:cs="Arial"/>
          <w:b/>
          <w:spacing w:val="-1"/>
          <w:sz w:val="30"/>
          <w:szCs w:val="30"/>
        </w:rPr>
        <w:t xml:space="preserve"> </w:t>
      </w:r>
      <w:r w:rsidR="00D96F6D">
        <w:rPr>
          <w:rFonts w:ascii="Arial" w:eastAsia="Arial" w:hAnsi="Arial" w:cs="Arial"/>
          <w:b/>
          <w:spacing w:val="1"/>
          <w:sz w:val="30"/>
          <w:szCs w:val="30"/>
        </w:rPr>
        <w:t>3</w:t>
      </w:r>
      <w:r>
        <w:rPr>
          <w:rFonts w:ascii="Arial" w:eastAsia="Arial" w:hAnsi="Arial" w:cs="Arial"/>
          <w:b/>
          <w:spacing w:val="-2"/>
          <w:sz w:val="30"/>
          <w:szCs w:val="30"/>
        </w:rPr>
        <w:t>.0</w:t>
      </w:r>
      <w:r w:rsidR="006A1B8A">
        <w:rPr>
          <w:rFonts w:ascii="Arial" w:hAnsi="Arial" w:cs="Arial"/>
          <w:sz w:val="24"/>
        </w:rPr>
        <w:br w:type="page"/>
      </w:r>
    </w:p>
    <w:p w14:paraId="775348F5" w14:textId="77777777" w:rsidR="00CC4CC6" w:rsidRDefault="00CC4CC6" w:rsidP="00CC4CC6">
      <w:pPr>
        <w:spacing w:after="200" w:line="276" w:lineRule="auto"/>
        <w:jc w:val="center"/>
        <w:rPr>
          <w:rFonts w:ascii="Arial" w:hAnsi="Arial" w:cs="Arial"/>
          <w:b/>
          <w:sz w:val="24"/>
        </w:rPr>
      </w:pPr>
      <w:r w:rsidRPr="00765E87">
        <w:rPr>
          <w:rFonts w:ascii="Arial" w:hAnsi="Arial" w:cs="Arial"/>
          <w:b/>
          <w:sz w:val="24"/>
        </w:rPr>
        <w:lastRenderedPageBreak/>
        <w:t xml:space="preserve">FATEC </w:t>
      </w:r>
      <w:r>
        <w:rPr>
          <w:rFonts w:ascii="Arial" w:hAnsi="Arial" w:cs="Arial"/>
          <w:b/>
          <w:sz w:val="24"/>
        </w:rPr>
        <w:t>–</w:t>
      </w:r>
      <w:r w:rsidRPr="00765E87">
        <w:rPr>
          <w:rFonts w:ascii="Arial" w:hAnsi="Arial" w:cs="Arial"/>
          <w:b/>
          <w:sz w:val="24"/>
        </w:rPr>
        <w:t xml:space="preserve"> OURINHOS</w:t>
      </w:r>
    </w:p>
    <w:p w14:paraId="5122C940" w14:textId="77777777" w:rsidR="00CC4CC6" w:rsidRDefault="00CC4CC6" w:rsidP="00CC4CC6">
      <w:pPr>
        <w:spacing w:after="200" w:line="276" w:lineRule="auto"/>
        <w:jc w:val="center"/>
        <w:rPr>
          <w:rFonts w:ascii="Arial" w:hAnsi="Arial" w:cs="Arial"/>
          <w:b/>
          <w:sz w:val="24"/>
        </w:rPr>
      </w:pPr>
      <w:r w:rsidRPr="00765E87">
        <w:rPr>
          <w:rFonts w:ascii="Arial" w:hAnsi="Arial" w:cs="Arial"/>
          <w:b/>
          <w:sz w:val="24"/>
        </w:rPr>
        <w:t xml:space="preserve"> ANÁLISE E DESENVOLVIMENTO DE SISTEMAS</w:t>
      </w:r>
    </w:p>
    <w:p w14:paraId="3E8F8BF8" w14:textId="77777777" w:rsidR="00CC4CC6" w:rsidRDefault="00363FD0" w:rsidP="00CC4CC6">
      <w:pPr>
        <w:spacing w:after="200" w:line="276" w:lineRule="auto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ENGENHARIA DE SOFTWARE </w:t>
      </w:r>
    </w:p>
    <w:p w14:paraId="23F97C44" w14:textId="77777777" w:rsidR="0082240C" w:rsidRDefault="0082240C" w:rsidP="00EB7255">
      <w:pPr>
        <w:spacing w:line="700" w:lineRule="exact"/>
        <w:ind w:right="958"/>
        <w:jc w:val="center"/>
        <w:rPr>
          <w:rFonts w:ascii="Arial" w:hAnsi="Arial" w:cs="Arial"/>
          <w:sz w:val="64"/>
          <w:szCs w:val="64"/>
        </w:rPr>
      </w:pPr>
    </w:p>
    <w:p w14:paraId="35210802" w14:textId="77777777" w:rsidR="00EB7255" w:rsidRDefault="00EB7255" w:rsidP="00EB7255">
      <w:pPr>
        <w:spacing w:line="700" w:lineRule="exact"/>
        <w:ind w:right="958"/>
        <w:jc w:val="center"/>
        <w:rPr>
          <w:rFonts w:ascii="Arial" w:eastAsia="Arial" w:hAnsi="Arial" w:cs="Arial"/>
          <w:b/>
          <w:position w:val="-1"/>
          <w:sz w:val="64"/>
          <w:szCs w:val="64"/>
        </w:rPr>
      </w:pPr>
    </w:p>
    <w:p w14:paraId="4F3CFD42" w14:textId="77777777" w:rsidR="00182499" w:rsidRDefault="00C7313B" w:rsidP="00182499">
      <w:pPr>
        <w:spacing w:before="1"/>
        <w:ind w:left="1075" w:right="1154"/>
        <w:jc w:val="center"/>
        <w:rPr>
          <w:rFonts w:ascii="Arial" w:eastAsia="Arial" w:hAnsi="Arial" w:cs="Arial"/>
          <w:sz w:val="64"/>
          <w:szCs w:val="64"/>
        </w:rPr>
      </w:pPr>
      <w:r>
        <w:rPr>
          <w:rFonts w:ascii="Arial" w:eastAsia="Arial" w:hAnsi="Arial" w:cs="Arial"/>
          <w:b/>
          <w:position w:val="-1"/>
          <w:sz w:val="64"/>
          <w:szCs w:val="64"/>
        </w:rPr>
        <w:t>Agendamento de Banho e Tosa</w:t>
      </w:r>
    </w:p>
    <w:p w14:paraId="71CCA038" w14:textId="77777777" w:rsidR="00CC4CC6" w:rsidRPr="00CC4CC6" w:rsidRDefault="00182499" w:rsidP="00CC4CC6">
      <w:pPr>
        <w:spacing w:line="340" w:lineRule="exact"/>
        <w:ind w:left="3482" w:right="3560"/>
        <w:jc w:val="center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b/>
          <w:spacing w:val="-1"/>
          <w:sz w:val="30"/>
          <w:szCs w:val="30"/>
        </w:rPr>
        <w:t>V</w:t>
      </w:r>
      <w:r>
        <w:rPr>
          <w:rFonts w:ascii="Arial" w:eastAsia="Arial" w:hAnsi="Arial" w:cs="Arial"/>
          <w:b/>
          <w:spacing w:val="1"/>
          <w:sz w:val="30"/>
          <w:szCs w:val="30"/>
        </w:rPr>
        <w:t>e</w:t>
      </w:r>
      <w:r>
        <w:rPr>
          <w:rFonts w:ascii="Arial" w:eastAsia="Arial" w:hAnsi="Arial" w:cs="Arial"/>
          <w:b/>
          <w:sz w:val="30"/>
          <w:szCs w:val="30"/>
        </w:rPr>
        <w:t>r</w:t>
      </w:r>
      <w:r>
        <w:rPr>
          <w:rFonts w:ascii="Arial" w:eastAsia="Arial" w:hAnsi="Arial" w:cs="Arial"/>
          <w:b/>
          <w:spacing w:val="2"/>
          <w:sz w:val="30"/>
          <w:szCs w:val="30"/>
        </w:rPr>
        <w:t>s</w:t>
      </w:r>
      <w:r>
        <w:rPr>
          <w:rFonts w:ascii="Arial" w:eastAsia="Arial" w:hAnsi="Arial" w:cs="Arial"/>
          <w:b/>
          <w:spacing w:val="1"/>
          <w:sz w:val="30"/>
          <w:szCs w:val="30"/>
        </w:rPr>
        <w:t>ã</w:t>
      </w:r>
      <w:r>
        <w:rPr>
          <w:rFonts w:ascii="Arial" w:eastAsia="Arial" w:hAnsi="Arial" w:cs="Arial"/>
          <w:b/>
          <w:sz w:val="30"/>
          <w:szCs w:val="30"/>
        </w:rPr>
        <w:t>o</w:t>
      </w:r>
      <w:r>
        <w:rPr>
          <w:rFonts w:ascii="Arial" w:eastAsia="Arial" w:hAnsi="Arial" w:cs="Arial"/>
          <w:b/>
          <w:spacing w:val="-1"/>
          <w:sz w:val="30"/>
          <w:szCs w:val="30"/>
        </w:rPr>
        <w:t xml:space="preserve"> </w:t>
      </w:r>
      <w:r w:rsidR="00D96F6D">
        <w:rPr>
          <w:rFonts w:ascii="Arial" w:eastAsia="Arial" w:hAnsi="Arial" w:cs="Arial"/>
          <w:b/>
          <w:spacing w:val="1"/>
          <w:sz w:val="30"/>
          <w:szCs w:val="30"/>
        </w:rPr>
        <w:t>3</w:t>
      </w:r>
      <w:r>
        <w:rPr>
          <w:rFonts w:ascii="Arial" w:eastAsia="Arial" w:hAnsi="Arial" w:cs="Arial"/>
          <w:b/>
          <w:spacing w:val="-2"/>
          <w:sz w:val="30"/>
          <w:szCs w:val="30"/>
        </w:rPr>
        <w:t>.0</w:t>
      </w:r>
    </w:p>
    <w:p w14:paraId="522B7CFA" w14:textId="77777777" w:rsidR="00CC4CC6" w:rsidRPr="00CC4CC6" w:rsidRDefault="00CC4CC6" w:rsidP="00CC4CC6">
      <w:pPr>
        <w:spacing w:line="200" w:lineRule="exact"/>
        <w:rPr>
          <w:rFonts w:ascii="Arial" w:hAnsi="Arial" w:cs="Arial"/>
          <w:b/>
          <w:sz w:val="28"/>
        </w:rPr>
      </w:pPr>
    </w:p>
    <w:p w14:paraId="69666DBE" w14:textId="77777777" w:rsidR="00182499" w:rsidRDefault="00182499" w:rsidP="00182499">
      <w:pPr>
        <w:spacing w:line="200" w:lineRule="exact"/>
      </w:pPr>
    </w:p>
    <w:p w14:paraId="198CF395" w14:textId="77777777" w:rsidR="00363FD0" w:rsidRDefault="00363FD0" w:rsidP="00182499">
      <w:pPr>
        <w:spacing w:line="200" w:lineRule="exact"/>
      </w:pPr>
    </w:p>
    <w:p w14:paraId="4F6961A3" w14:textId="77777777" w:rsidR="00363FD0" w:rsidRDefault="00363FD0" w:rsidP="00182499">
      <w:pPr>
        <w:spacing w:line="200" w:lineRule="exact"/>
      </w:pPr>
    </w:p>
    <w:p w14:paraId="18D38122" w14:textId="77777777" w:rsidR="00182499" w:rsidRDefault="00CC4CC6" w:rsidP="00CC4CC6">
      <w:pPr>
        <w:ind w:right="404"/>
        <w:jc w:val="center"/>
        <w:rPr>
          <w:rFonts w:ascii="Arial" w:eastAsia="Arial" w:hAnsi="Arial" w:cs="Arial"/>
          <w:b/>
          <w:sz w:val="28"/>
          <w:szCs w:val="36"/>
        </w:rPr>
      </w:pPr>
      <w:r w:rsidRPr="00CC4CC6">
        <w:rPr>
          <w:rFonts w:ascii="Arial" w:eastAsia="Arial" w:hAnsi="Arial" w:cs="Arial"/>
          <w:b/>
          <w:sz w:val="28"/>
          <w:szCs w:val="36"/>
        </w:rPr>
        <w:t>ACADÊMICOS</w:t>
      </w:r>
    </w:p>
    <w:p w14:paraId="050DC3CE" w14:textId="77777777" w:rsidR="00CC4CC6" w:rsidRDefault="00CC4CC6" w:rsidP="00CC4CC6">
      <w:pPr>
        <w:ind w:right="404"/>
        <w:jc w:val="center"/>
        <w:rPr>
          <w:rFonts w:ascii="Arial" w:eastAsia="Arial" w:hAnsi="Arial" w:cs="Arial"/>
          <w:b/>
          <w:sz w:val="28"/>
          <w:szCs w:val="36"/>
        </w:rPr>
      </w:pPr>
    </w:p>
    <w:p w14:paraId="7C1D7020" w14:textId="77777777" w:rsidR="00C7313B" w:rsidRPr="00C7313B" w:rsidRDefault="00C7313B" w:rsidP="00C7313B">
      <w:pPr>
        <w:ind w:right="404"/>
        <w:jc w:val="center"/>
        <w:rPr>
          <w:rFonts w:ascii="Arial" w:eastAsia="Arial" w:hAnsi="Arial" w:cs="Arial"/>
          <w:sz w:val="24"/>
          <w:szCs w:val="36"/>
        </w:rPr>
      </w:pPr>
      <w:r w:rsidRPr="00C7313B">
        <w:rPr>
          <w:rFonts w:ascii="Arial" w:eastAsia="Arial" w:hAnsi="Arial" w:cs="Arial"/>
          <w:sz w:val="24"/>
          <w:szCs w:val="36"/>
        </w:rPr>
        <w:t xml:space="preserve">Gustavo Bergamo </w:t>
      </w:r>
      <w:proofErr w:type="spellStart"/>
      <w:r w:rsidRPr="00C7313B">
        <w:rPr>
          <w:rFonts w:ascii="Arial" w:eastAsia="Arial" w:hAnsi="Arial" w:cs="Arial"/>
          <w:sz w:val="24"/>
          <w:szCs w:val="36"/>
        </w:rPr>
        <w:t>Mimim</w:t>
      </w:r>
      <w:proofErr w:type="spellEnd"/>
    </w:p>
    <w:p w14:paraId="106387F8" w14:textId="77777777" w:rsidR="00C7313B" w:rsidRPr="00C7313B" w:rsidRDefault="00C7313B" w:rsidP="00C7313B">
      <w:pPr>
        <w:ind w:right="404"/>
        <w:jc w:val="center"/>
        <w:rPr>
          <w:rFonts w:ascii="Arial" w:eastAsia="Arial" w:hAnsi="Arial" w:cs="Arial"/>
          <w:sz w:val="24"/>
          <w:szCs w:val="36"/>
        </w:rPr>
      </w:pPr>
      <w:r w:rsidRPr="00C7313B">
        <w:rPr>
          <w:rFonts w:ascii="Arial" w:eastAsia="Arial" w:hAnsi="Arial" w:cs="Arial"/>
          <w:sz w:val="24"/>
          <w:szCs w:val="36"/>
        </w:rPr>
        <w:t>João Marcos Tomaz Dos Santos</w:t>
      </w:r>
    </w:p>
    <w:p w14:paraId="5563F0D0" w14:textId="77777777" w:rsidR="00C7313B" w:rsidRPr="00C7313B" w:rsidRDefault="00C7313B" w:rsidP="00C7313B">
      <w:pPr>
        <w:ind w:right="404"/>
        <w:jc w:val="center"/>
        <w:rPr>
          <w:rFonts w:ascii="Arial" w:eastAsia="Arial" w:hAnsi="Arial" w:cs="Arial"/>
          <w:sz w:val="24"/>
          <w:szCs w:val="36"/>
        </w:rPr>
      </w:pPr>
      <w:r w:rsidRPr="00C7313B">
        <w:rPr>
          <w:rFonts w:ascii="Arial" w:eastAsia="Arial" w:hAnsi="Arial" w:cs="Arial"/>
          <w:sz w:val="24"/>
          <w:szCs w:val="36"/>
        </w:rPr>
        <w:t>Lucas Oliveira Da Cruz</w:t>
      </w:r>
    </w:p>
    <w:p w14:paraId="761A2C7B" w14:textId="77777777" w:rsidR="00C7313B" w:rsidRPr="00C7313B" w:rsidRDefault="00C7313B" w:rsidP="00C7313B">
      <w:pPr>
        <w:ind w:right="404"/>
        <w:jc w:val="center"/>
        <w:rPr>
          <w:rFonts w:ascii="Arial" w:eastAsia="Arial" w:hAnsi="Arial" w:cs="Arial"/>
          <w:sz w:val="24"/>
          <w:szCs w:val="36"/>
        </w:rPr>
      </w:pPr>
      <w:r w:rsidRPr="00C7313B">
        <w:rPr>
          <w:rFonts w:ascii="Arial" w:eastAsia="Arial" w:hAnsi="Arial" w:cs="Arial"/>
          <w:sz w:val="24"/>
          <w:szCs w:val="36"/>
        </w:rPr>
        <w:t>Pablo Tavares De Souza</w:t>
      </w:r>
    </w:p>
    <w:p w14:paraId="6529717A" w14:textId="77777777" w:rsidR="00C7313B" w:rsidRPr="00C7313B" w:rsidRDefault="00C7313B" w:rsidP="00C7313B">
      <w:pPr>
        <w:ind w:right="404"/>
        <w:jc w:val="center"/>
        <w:rPr>
          <w:rFonts w:ascii="Arial" w:eastAsia="Arial" w:hAnsi="Arial" w:cs="Arial"/>
          <w:sz w:val="24"/>
          <w:szCs w:val="36"/>
        </w:rPr>
      </w:pPr>
      <w:r w:rsidRPr="00C7313B">
        <w:rPr>
          <w:rFonts w:ascii="Arial" w:eastAsia="Arial" w:hAnsi="Arial" w:cs="Arial"/>
          <w:sz w:val="24"/>
          <w:szCs w:val="36"/>
        </w:rPr>
        <w:t>Renan Leonardo Ramos Ferreira da Silva</w:t>
      </w:r>
    </w:p>
    <w:p w14:paraId="01F34CD6" w14:textId="77777777" w:rsidR="00CC4CC6" w:rsidRDefault="00C7313B" w:rsidP="00C7313B">
      <w:pPr>
        <w:ind w:right="404"/>
        <w:jc w:val="center"/>
        <w:rPr>
          <w:rFonts w:ascii="Arial" w:eastAsia="Arial" w:hAnsi="Arial" w:cs="Arial"/>
          <w:sz w:val="24"/>
          <w:szCs w:val="36"/>
        </w:rPr>
      </w:pPr>
      <w:r w:rsidRPr="00C7313B">
        <w:rPr>
          <w:rFonts w:ascii="Arial" w:eastAsia="Arial" w:hAnsi="Arial" w:cs="Arial"/>
          <w:sz w:val="24"/>
          <w:szCs w:val="36"/>
        </w:rPr>
        <w:t>Vinicius Andrade Ribeiro</w:t>
      </w:r>
    </w:p>
    <w:p w14:paraId="6DD7565A" w14:textId="77777777" w:rsidR="00CC4CC6" w:rsidRDefault="00CC4CC6" w:rsidP="00CC4CC6">
      <w:pPr>
        <w:ind w:right="404"/>
        <w:jc w:val="center"/>
        <w:rPr>
          <w:rFonts w:ascii="Arial" w:eastAsia="Arial" w:hAnsi="Arial" w:cs="Arial"/>
          <w:sz w:val="24"/>
          <w:szCs w:val="36"/>
        </w:rPr>
      </w:pPr>
    </w:p>
    <w:p w14:paraId="7918A5C4" w14:textId="77777777" w:rsidR="00CC4CC6" w:rsidRDefault="00CC4CC6" w:rsidP="00CC4CC6">
      <w:pPr>
        <w:ind w:right="404"/>
        <w:jc w:val="center"/>
        <w:rPr>
          <w:rFonts w:ascii="Arial" w:eastAsia="Arial" w:hAnsi="Arial" w:cs="Arial"/>
          <w:sz w:val="24"/>
          <w:szCs w:val="36"/>
        </w:rPr>
      </w:pPr>
    </w:p>
    <w:p w14:paraId="419C56B3" w14:textId="77777777" w:rsidR="00CC4CC6" w:rsidRPr="00CC4CC6" w:rsidRDefault="00CC4CC6" w:rsidP="00CC4CC6">
      <w:pPr>
        <w:ind w:right="404"/>
        <w:jc w:val="center"/>
        <w:rPr>
          <w:rFonts w:ascii="Arial" w:eastAsia="Arial" w:hAnsi="Arial" w:cs="Arial"/>
          <w:sz w:val="24"/>
          <w:szCs w:val="36"/>
        </w:rPr>
      </w:pPr>
    </w:p>
    <w:p w14:paraId="25B6ECAB" w14:textId="77777777" w:rsidR="00182499" w:rsidRDefault="00182499" w:rsidP="00484327">
      <w:pPr>
        <w:spacing w:before="13"/>
        <w:jc w:val="both"/>
        <w:rPr>
          <w:sz w:val="22"/>
          <w:szCs w:val="22"/>
        </w:rPr>
      </w:pPr>
    </w:p>
    <w:p w14:paraId="75A21537" w14:textId="77777777" w:rsidR="00182499" w:rsidRDefault="00484327" w:rsidP="00484327">
      <w:pPr>
        <w:ind w:left="4536"/>
        <w:jc w:val="both"/>
      </w:pPr>
      <w:r>
        <w:rPr>
          <w:rFonts w:ascii="Arial" w:eastAsia="Arial" w:hAnsi="Arial" w:cs="Arial"/>
          <w:spacing w:val="-1"/>
        </w:rPr>
        <w:t>Projeto</w:t>
      </w:r>
      <w:r w:rsidRPr="00484327">
        <w:rPr>
          <w:rFonts w:ascii="Arial" w:eastAsia="Arial" w:hAnsi="Arial" w:cs="Arial"/>
          <w:spacing w:val="-1"/>
        </w:rPr>
        <w:t xml:space="preserve"> Desenvolvido</w:t>
      </w:r>
      <w:r>
        <w:rPr>
          <w:rFonts w:ascii="Arial" w:eastAsia="Arial" w:hAnsi="Arial" w:cs="Arial"/>
          <w:spacing w:val="-1"/>
        </w:rPr>
        <w:t xml:space="preserve"> </w:t>
      </w:r>
      <w:r w:rsidRPr="00484327">
        <w:rPr>
          <w:rFonts w:ascii="Arial" w:eastAsia="Arial" w:hAnsi="Arial" w:cs="Arial"/>
          <w:spacing w:val="-1"/>
        </w:rPr>
        <w:t>para</w:t>
      </w:r>
      <w:r>
        <w:rPr>
          <w:rFonts w:ascii="Arial" w:eastAsia="Arial" w:hAnsi="Arial" w:cs="Arial"/>
          <w:spacing w:val="-1"/>
        </w:rPr>
        <w:t xml:space="preserve"> </w:t>
      </w:r>
      <w:r w:rsidRPr="00484327">
        <w:rPr>
          <w:rFonts w:ascii="Arial" w:eastAsia="Arial" w:hAnsi="Arial" w:cs="Arial"/>
          <w:spacing w:val="-1"/>
        </w:rPr>
        <w:t>as</w:t>
      </w:r>
      <w:r>
        <w:rPr>
          <w:rFonts w:ascii="Arial" w:eastAsia="Arial" w:hAnsi="Arial" w:cs="Arial"/>
          <w:spacing w:val="-1"/>
        </w:rPr>
        <w:t xml:space="preserve"> </w:t>
      </w:r>
      <w:r w:rsidRPr="00484327">
        <w:rPr>
          <w:rFonts w:ascii="Arial" w:eastAsia="Arial" w:hAnsi="Arial" w:cs="Arial"/>
          <w:spacing w:val="-1"/>
        </w:rPr>
        <w:t>disciplinas de Engenharia de Software da</w:t>
      </w:r>
      <w:r>
        <w:rPr>
          <w:rFonts w:ascii="Arial" w:eastAsia="Arial" w:hAnsi="Arial" w:cs="Arial"/>
          <w:spacing w:val="-1"/>
        </w:rPr>
        <w:t xml:space="preserve"> </w:t>
      </w:r>
      <w:r w:rsidRPr="00484327">
        <w:rPr>
          <w:rFonts w:ascii="Arial" w:eastAsia="Arial" w:hAnsi="Arial" w:cs="Arial"/>
          <w:spacing w:val="-1"/>
        </w:rPr>
        <w:t>Faculdade de</w:t>
      </w:r>
      <w:r>
        <w:rPr>
          <w:rFonts w:ascii="Arial" w:eastAsia="Arial" w:hAnsi="Arial" w:cs="Arial"/>
          <w:spacing w:val="-1"/>
        </w:rPr>
        <w:t xml:space="preserve"> Te</w:t>
      </w:r>
      <w:r w:rsidRPr="00484327">
        <w:rPr>
          <w:rFonts w:ascii="Arial" w:eastAsia="Arial" w:hAnsi="Arial" w:cs="Arial"/>
          <w:spacing w:val="-1"/>
        </w:rPr>
        <w:t>cnologia de Ourinhos</w:t>
      </w:r>
      <w:r>
        <w:rPr>
          <w:rFonts w:ascii="Arial" w:eastAsia="Arial" w:hAnsi="Arial" w:cs="Arial"/>
          <w:spacing w:val="-1"/>
        </w:rPr>
        <w:t>.</w:t>
      </w:r>
    </w:p>
    <w:p w14:paraId="6614C88D" w14:textId="77777777" w:rsidR="00182499" w:rsidRDefault="00182499" w:rsidP="00182499">
      <w:pPr>
        <w:spacing w:line="200" w:lineRule="exact"/>
      </w:pPr>
    </w:p>
    <w:p w14:paraId="465EC6E1" w14:textId="77777777" w:rsidR="00182499" w:rsidRDefault="00182499" w:rsidP="00182499">
      <w:pPr>
        <w:spacing w:line="200" w:lineRule="exact"/>
      </w:pPr>
    </w:p>
    <w:p w14:paraId="3D0070AB" w14:textId="77777777" w:rsidR="00182499" w:rsidRDefault="00182499" w:rsidP="00182499">
      <w:pPr>
        <w:spacing w:line="200" w:lineRule="exact"/>
      </w:pPr>
    </w:p>
    <w:p w14:paraId="54EF1C2C" w14:textId="77777777" w:rsidR="00182499" w:rsidRDefault="00182499" w:rsidP="00182499">
      <w:pPr>
        <w:spacing w:line="200" w:lineRule="exact"/>
      </w:pPr>
    </w:p>
    <w:p w14:paraId="7418ABD5" w14:textId="77777777" w:rsidR="00182499" w:rsidRPr="006A1B8A" w:rsidRDefault="00182499" w:rsidP="00182499">
      <w:pPr>
        <w:spacing w:line="200" w:lineRule="exact"/>
        <w:rPr>
          <w:u w:val="single"/>
        </w:rPr>
      </w:pPr>
    </w:p>
    <w:p w14:paraId="71850123" w14:textId="77777777" w:rsidR="00182499" w:rsidRDefault="00182499" w:rsidP="00182499">
      <w:pPr>
        <w:spacing w:line="200" w:lineRule="exact"/>
      </w:pPr>
    </w:p>
    <w:p w14:paraId="1689982C" w14:textId="77777777" w:rsidR="00182499" w:rsidRDefault="00182499" w:rsidP="00182499">
      <w:pPr>
        <w:spacing w:line="200" w:lineRule="exact"/>
      </w:pPr>
    </w:p>
    <w:p w14:paraId="379F9E96" w14:textId="77777777" w:rsidR="00182499" w:rsidRDefault="00182499" w:rsidP="00182499">
      <w:pPr>
        <w:spacing w:line="200" w:lineRule="exact"/>
      </w:pPr>
    </w:p>
    <w:p w14:paraId="0193A8BA" w14:textId="77777777" w:rsidR="00A61392" w:rsidRDefault="00A61392" w:rsidP="00182499">
      <w:pPr>
        <w:spacing w:line="200" w:lineRule="exact"/>
        <w:sectPr w:rsidR="00A61392" w:rsidSect="00FD7065">
          <w:footerReference w:type="default" r:id="rId8"/>
          <w:pgSz w:w="11920" w:h="16840"/>
          <w:pgMar w:top="1701" w:right="1134" w:bottom="1134" w:left="1701" w:header="720" w:footer="720" w:gutter="0"/>
          <w:cols w:space="720"/>
        </w:sectPr>
      </w:pPr>
    </w:p>
    <w:p w14:paraId="18BC9EF2" w14:textId="77777777" w:rsidR="00182499" w:rsidRDefault="00182499" w:rsidP="00182499">
      <w:pPr>
        <w:spacing w:line="200" w:lineRule="exact"/>
      </w:pPr>
    </w:p>
    <w:p w14:paraId="172A664F" w14:textId="77777777" w:rsidR="00A20C5C" w:rsidRPr="00A20C5C" w:rsidRDefault="00A20C5C" w:rsidP="00E61759">
      <w:pPr>
        <w:tabs>
          <w:tab w:val="left" w:pos="5445"/>
        </w:tabs>
        <w:rPr>
          <w:rFonts w:ascii="Arial" w:eastAsia="Arial" w:hAnsi="Arial" w:cs="Arial"/>
          <w:sz w:val="28"/>
          <w:szCs w:val="28"/>
        </w:rPr>
        <w:sectPr w:rsidR="00A20C5C" w:rsidRPr="00A20C5C" w:rsidSect="00A61392">
          <w:type w:val="continuous"/>
          <w:pgSz w:w="11920" w:h="16840"/>
          <w:pgMar w:top="1701" w:right="1134" w:bottom="1134" w:left="1701" w:header="720" w:footer="720" w:gutter="0"/>
          <w:cols w:space="720"/>
        </w:sectPr>
      </w:pPr>
    </w:p>
    <w:p w14:paraId="50A3B31C" w14:textId="77777777" w:rsidR="006431FD" w:rsidRDefault="00CC4CC6" w:rsidP="00C7313B">
      <w:pPr>
        <w:pStyle w:val="Ttulo1"/>
        <w:numPr>
          <w:ilvl w:val="0"/>
          <w:numId w:val="0"/>
        </w:numPr>
        <w:jc w:val="center"/>
        <w:rPr>
          <w:rFonts w:eastAsia="Arial"/>
        </w:rPr>
      </w:pPr>
      <w:bookmarkStart w:id="1" w:name="_Toc528670615"/>
      <w:r>
        <w:rPr>
          <w:rFonts w:eastAsia="Arial"/>
        </w:rPr>
        <w:lastRenderedPageBreak/>
        <w:t>Gerenciamento de C</w:t>
      </w:r>
      <w:r w:rsidR="006431FD">
        <w:rPr>
          <w:rFonts w:eastAsia="Arial"/>
        </w:rPr>
        <w:t>onfiguração</w:t>
      </w:r>
      <w:bookmarkEnd w:id="1"/>
    </w:p>
    <w:p w14:paraId="331B2987" w14:textId="77777777" w:rsidR="00C7313B" w:rsidRPr="00C7313B" w:rsidRDefault="00C7313B" w:rsidP="00C7313B">
      <w:pPr>
        <w:rPr>
          <w:rFonts w:eastAsia="Arial"/>
        </w:rPr>
      </w:pPr>
    </w:p>
    <w:tbl>
      <w:tblPr>
        <w:tblStyle w:val="Tabelacomgrade"/>
        <w:tblW w:w="8836" w:type="dxa"/>
        <w:tblLook w:val="04A0" w:firstRow="1" w:lastRow="0" w:firstColumn="1" w:lastColumn="0" w:noHBand="0" w:noVBand="1"/>
      </w:tblPr>
      <w:tblGrid>
        <w:gridCol w:w="1436"/>
        <w:gridCol w:w="5023"/>
        <w:gridCol w:w="2377"/>
      </w:tblGrid>
      <w:tr w:rsidR="006431FD" w:rsidRPr="0077175C" w14:paraId="6E1BAF6D" w14:textId="77777777" w:rsidTr="00DB1F27">
        <w:trPr>
          <w:trHeight w:val="330"/>
        </w:trPr>
        <w:tc>
          <w:tcPr>
            <w:tcW w:w="1436" w:type="dxa"/>
          </w:tcPr>
          <w:p w14:paraId="3414F4DD" w14:textId="77777777" w:rsidR="006431FD" w:rsidRPr="002E2147" w:rsidRDefault="006431FD" w:rsidP="006431FD">
            <w:pPr>
              <w:rPr>
                <w:rFonts w:ascii="Arial" w:eastAsia="Arial" w:hAnsi="Arial" w:cs="Arial"/>
                <w:b/>
                <w:sz w:val="24"/>
              </w:rPr>
            </w:pPr>
            <w:r w:rsidRPr="002E2147">
              <w:rPr>
                <w:rFonts w:ascii="Arial" w:eastAsia="Arial" w:hAnsi="Arial" w:cs="Arial"/>
                <w:b/>
                <w:sz w:val="24"/>
              </w:rPr>
              <w:t>Data</w:t>
            </w:r>
          </w:p>
        </w:tc>
        <w:tc>
          <w:tcPr>
            <w:tcW w:w="5023" w:type="dxa"/>
          </w:tcPr>
          <w:p w14:paraId="23028D71" w14:textId="77777777" w:rsidR="006431FD" w:rsidRPr="002E2147" w:rsidRDefault="006431FD" w:rsidP="006431FD">
            <w:pPr>
              <w:rPr>
                <w:rFonts w:ascii="Arial" w:eastAsia="Arial" w:hAnsi="Arial" w:cs="Arial"/>
                <w:b/>
                <w:sz w:val="24"/>
              </w:rPr>
            </w:pPr>
            <w:r w:rsidRPr="002E2147">
              <w:rPr>
                <w:rFonts w:ascii="Arial" w:eastAsia="Arial" w:hAnsi="Arial" w:cs="Arial"/>
                <w:b/>
                <w:sz w:val="24"/>
              </w:rPr>
              <w:t>Atividade</w:t>
            </w:r>
          </w:p>
        </w:tc>
        <w:tc>
          <w:tcPr>
            <w:tcW w:w="2377" w:type="dxa"/>
          </w:tcPr>
          <w:p w14:paraId="33F8E2A5" w14:textId="77777777" w:rsidR="006431FD" w:rsidRPr="002E2147" w:rsidRDefault="006431FD" w:rsidP="006431FD">
            <w:pPr>
              <w:rPr>
                <w:rFonts w:ascii="Arial" w:eastAsia="Arial" w:hAnsi="Arial" w:cs="Arial"/>
                <w:b/>
                <w:sz w:val="24"/>
              </w:rPr>
            </w:pPr>
            <w:r w:rsidRPr="002E2147">
              <w:rPr>
                <w:rFonts w:ascii="Arial" w:eastAsia="Arial" w:hAnsi="Arial" w:cs="Arial"/>
                <w:b/>
                <w:sz w:val="24"/>
              </w:rPr>
              <w:t>Responsável</w:t>
            </w:r>
          </w:p>
        </w:tc>
      </w:tr>
      <w:tr w:rsidR="006431FD" w:rsidRPr="0077175C" w14:paraId="16AB291A" w14:textId="77777777" w:rsidTr="00DB1F27">
        <w:trPr>
          <w:trHeight w:val="330"/>
        </w:trPr>
        <w:tc>
          <w:tcPr>
            <w:tcW w:w="1436" w:type="dxa"/>
          </w:tcPr>
          <w:p w14:paraId="3725E07C" w14:textId="77777777" w:rsidR="006431FD" w:rsidRPr="0077175C" w:rsidRDefault="00C7313B" w:rsidP="006431FD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01/03/2018</w:t>
            </w:r>
          </w:p>
        </w:tc>
        <w:tc>
          <w:tcPr>
            <w:tcW w:w="5023" w:type="dxa"/>
          </w:tcPr>
          <w:p w14:paraId="4321C080" w14:textId="77777777" w:rsidR="00365AC3" w:rsidRPr="0077175C" w:rsidRDefault="00C7313B" w:rsidP="006431FD">
            <w:pPr>
              <w:rPr>
                <w:rFonts w:ascii="Arial" w:eastAsia="Arial" w:hAnsi="Arial" w:cs="Arial"/>
                <w:sz w:val="24"/>
              </w:rPr>
            </w:pPr>
            <w:r w:rsidRPr="00C7313B">
              <w:rPr>
                <w:rFonts w:ascii="Arial" w:eastAsia="Arial" w:hAnsi="Arial" w:cs="Arial"/>
                <w:sz w:val="24"/>
              </w:rPr>
              <w:t>Correção dos Capítulos 1 e 2</w:t>
            </w:r>
          </w:p>
        </w:tc>
        <w:tc>
          <w:tcPr>
            <w:tcW w:w="2377" w:type="dxa"/>
          </w:tcPr>
          <w:p w14:paraId="00E2C4F9" w14:textId="77777777" w:rsidR="006431FD" w:rsidRPr="0077175C" w:rsidRDefault="00C7313B" w:rsidP="006431FD">
            <w:pPr>
              <w:rPr>
                <w:rFonts w:ascii="Arial" w:eastAsia="Arial" w:hAnsi="Arial" w:cs="Arial"/>
                <w:sz w:val="24"/>
              </w:rPr>
            </w:pPr>
            <w:r w:rsidRPr="00C7313B">
              <w:rPr>
                <w:rFonts w:ascii="Arial" w:eastAsia="Arial" w:hAnsi="Arial" w:cs="Arial"/>
                <w:sz w:val="24"/>
              </w:rPr>
              <w:t>Gustavo, João, Lucas, Pablo, Renan</w:t>
            </w:r>
            <w:r w:rsidR="0079361A">
              <w:rPr>
                <w:rFonts w:ascii="Arial" w:eastAsia="Arial" w:hAnsi="Arial" w:cs="Arial"/>
                <w:sz w:val="24"/>
              </w:rPr>
              <w:t xml:space="preserve"> e </w:t>
            </w:r>
            <w:r w:rsidRPr="00C7313B">
              <w:rPr>
                <w:rFonts w:ascii="Arial" w:eastAsia="Arial" w:hAnsi="Arial" w:cs="Arial"/>
                <w:sz w:val="24"/>
              </w:rPr>
              <w:t>Vinicius</w:t>
            </w:r>
          </w:p>
        </w:tc>
      </w:tr>
      <w:tr w:rsidR="006431FD" w:rsidRPr="0077175C" w14:paraId="61D17CE8" w14:textId="77777777" w:rsidTr="00DB1F27">
        <w:trPr>
          <w:trHeight w:val="330"/>
        </w:trPr>
        <w:tc>
          <w:tcPr>
            <w:tcW w:w="1436" w:type="dxa"/>
          </w:tcPr>
          <w:p w14:paraId="3F54771B" w14:textId="77777777" w:rsidR="006431FD" w:rsidRPr="0077175C" w:rsidRDefault="00C7313B" w:rsidP="006431FD">
            <w:pPr>
              <w:rPr>
                <w:rFonts w:ascii="Arial" w:eastAsia="Arial" w:hAnsi="Arial" w:cs="Arial"/>
                <w:sz w:val="24"/>
              </w:rPr>
            </w:pPr>
            <w:r w:rsidRPr="00C7313B">
              <w:rPr>
                <w:rFonts w:ascii="Arial" w:eastAsia="Arial" w:hAnsi="Arial" w:cs="Arial"/>
                <w:sz w:val="24"/>
              </w:rPr>
              <w:t>08/03/2018</w:t>
            </w:r>
          </w:p>
        </w:tc>
        <w:tc>
          <w:tcPr>
            <w:tcW w:w="5023" w:type="dxa"/>
          </w:tcPr>
          <w:p w14:paraId="266A0FAE" w14:textId="77777777" w:rsidR="006431FD" w:rsidRPr="0077175C" w:rsidRDefault="00C7313B" w:rsidP="006431FD">
            <w:pPr>
              <w:rPr>
                <w:rFonts w:ascii="Arial" w:eastAsia="Arial" w:hAnsi="Arial" w:cs="Arial"/>
                <w:sz w:val="24"/>
              </w:rPr>
            </w:pPr>
            <w:r w:rsidRPr="00C7313B">
              <w:rPr>
                <w:rFonts w:ascii="Arial" w:eastAsia="Arial" w:hAnsi="Arial" w:cs="Arial"/>
                <w:sz w:val="24"/>
              </w:rPr>
              <w:t>Adição do Gerenciamento de Configurações</w:t>
            </w:r>
          </w:p>
        </w:tc>
        <w:tc>
          <w:tcPr>
            <w:tcW w:w="2377" w:type="dxa"/>
          </w:tcPr>
          <w:p w14:paraId="4DE83F4E" w14:textId="77777777" w:rsidR="00F7689F" w:rsidRPr="0077175C" w:rsidRDefault="00C7313B" w:rsidP="006431FD">
            <w:pPr>
              <w:rPr>
                <w:rFonts w:ascii="Arial" w:eastAsia="Arial" w:hAnsi="Arial" w:cs="Arial"/>
                <w:sz w:val="24"/>
              </w:rPr>
            </w:pPr>
            <w:r w:rsidRPr="00C7313B">
              <w:rPr>
                <w:rFonts w:ascii="Arial" w:eastAsia="Arial" w:hAnsi="Arial" w:cs="Arial"/>
                <w:sz w:val="24"/>
              </w:rPr>
              <w:t>João Marcos</w:t>
            </w:r>
          </w:p>
        </w:tc>
      </w:tr>
      <w:tr w:rsidR="006431FD" w:rsidRPr="0077175C" w14:paraId="234C36ED" w14:textId="77777777" w:rsidTr="00DB1F27">
        <w:trPr>
          <w:trHeight w:val="330"/>
        </w:trPr>
        <w:tc>
          <w:tcPr>
            <w:tcW w:w="1436" w:type="dxa"/>
          </w:tcPr>
          <w:p w14:paraId="3CB1CDDD" w14:textId="77777777" w:rsidR="006431FD" w:rsidRPr="0077175C" w:rsidRDefault="00C7313B" w:rsidP="006431FD">
            <w:pPr>
              <w:rPr>
                <w:rFonts w:ascii="Arial" w:eastAsia="Arial" w:hAnsi="Arial" w:cs="Arial"/>
                <w:sz w:val="24"/>
              </w:rPr>
            </w:pPr>
            <w:r w:rsidRPr="00C7313B">
              <w:rPr>
                <w:rFonts w:ascii="Arial" w:eastAsia="Arial" w:hAnsi="Arial" w:cs="Arial"/>
                <w:sz w:val="24"/>
              </w:rPr>
              <w:t>14/03/2018</w:t>
            </w:r>
          </w:p>
        </w:tc>
        <w:tc>
          <w:tcPr>
            <w:tcW w:w="5023" w:type="dxa"/>
          </w:tcPr>
          <w:p w14:paraId="0C335B40" w14:textId="77777777" w:rsidR="006431FD" w:rsidRPr="0077175C" w:rsidRDefault="00C7313B" w:rsidP="006431FD">
            <w:pPr>
              <w:rPr>
                <w:rFonts w:ascii="Arial" w:eastAsia="Arial" w:hAnsi="Arial" w:cs="Arial"/>
                <w:sz w:val="24"/>
              </w:rPr>
            </w:pPr>
            <w:r w:rsidRPr="00C7313B">
              <w:rPr>
                <w:rFonts w:ascii="Arial" w:eastAsia="Arial" w:hAnsi="Arial" w:cs="Arial"/>
                <w:sz w:val="24"/>
              </w:rPr>
              <w:t>Adição do Sumário</w:t>
            </w:r>
          </w:p>
        </w:tc>
        <w:tc>
          <w:tcPr>
            <w:tcW w:w="2377" w:type="dxa"/>
          </w:tcPr>
          <w:p w14:paraId="29405010" w14:textId="77777777" w:rsidR="00365AC3" w:rsidRPr="0077175C" w:rsidRDefault="00C7313B" w:rsidP="006431FD">
            <w:pPr>
              <w:rPr>
                <w:rFonts w:ascii="Arial" w:eastAsia="Arial" w:hAnsi="Arial" w:cs="Arial"/>
                <w:sz w:val="24"/>
              </w:rPr>
            </w:pPr>
            <w:r w:rsidRPr="00C7313B">
              <w:rPr>
                <w:rFonts w:ascii="Arial" w:eastAsia="Arial" w:hAnsi="Arial" w:cs="Arial"/>
                <w:sz w:val="24"/>
              </w:rPr>
              <w:t>Gustavo</w:t>
            </w:r>
          </w:p>
        </w:tc>
      </w:tr>
      <w:tr w:rsidR="00365AC3" w:rsidRPr="0077175C" w14:paraId="0AB7E76C" w14:textId="77777777" w:rsidTr="00DB1F27">
        <w:trPr>
          <w:trHeight w:val="330"/>
        </w:trPr>
        <w:tc>
          <w:tcPr>
            <w:tcW w:w="1436" w:type="dxa"/>
          </w:tcPr>
          <w:p w14:paraId="3DE3F605" w14:textId="77777777" w:rsidR="00365AC3" w:rsidRPr="0077175C" w:rsidRDefault="00C7313B" w:rsidP="006431FD">
            <w:pPr>
              <w:rPr>
                <w:rFonts w:ascii="Arial" w:eastAsia="Arial" w:hAnsi="Arial" w:cs="Arial"/>
                <w:sz w:val="24"/>
              </w:rPr>
            </w:pPr>
            <w:r w:rsidRPr="00C7313B">
              <w:rPr>
                <w:rFonts w:ascii="Arial" w:eastAsia="Arial" w:hAnsi="Arial" w:cs="Arial"/>
                <w:sz w:val="24"/>
              </w:rPr>
              <w:t>29/03/2018</w:t>
            </w:r>
          </w:p>
        </w:tc>
        <w:tc>
          <w:tcPr>
            <w:tcW w:w="5023" w:type="dxa"/>
          </w:tcPr>
          <w:p w14:paraId="6D61E213" w14:textId="77777777" w:rsidR="00365AC3" w:rsidRPr="0077175C" w:rsidRDefault="00C7313B" w:rsidP="006431FD">
            <w:pPr>
              <w:rPr>
                <w:rFonts w:ascii="Arial" w:eastAsia="Arial" w:hAnsi="Arial" w:cs="Arial"/>
                <w:sz w:val="24"/>
              </w:rPr>
            </w:pPr>
            <w:r w:rsidRPr="00C7313B">
              <w:rPr>
                <w:rFonts w:ascii="Arial" w:eastAsia="Arial" w:hAnsi="Arial" w:cs="Arial"/>
                <w:sz w:val="24"/>
              </w:rPr>
              <w:t>Definição dos Requisitos</w:t>
            </w:r>
            <w:r w:rsidR="004019B4">
              <w:rPr>
                <w:rFonts w:ascii="Arial" w:eastAsia="Arial" w:hAnsi="Arial" w:cs="Arial"/>
                <w:sz w:val="24"/>
              </w:rPr>
              <w:t xml:space="preserve"> Funcionais</w:t>
            </w:r>
          </w:p>
        </w:tc>
        <w:tc>
          <w:tcPr>
            <w:tcW w:w="2377" w:type="dxa"/>
          </w:tcPr>
          <w:p w14:paraId="5F2ADEF3" w14:textId="77777777" w:rsidR="00365AC3" w:rsidRPr="0077175C" w:rsidRDefault="00C7313B" w:rsidP="00AA3DF4">
            <w:pPr>
              <w:rPr>
                <w:rFonts w:ascii="Arial" w:eastAsia="Arial" w:hAnsi="Arial" w:cs="Arial"/>
                <w:sz w:val="24"/>
              </w:rPr>
            </w:pPr>
            <w:r w:rsidRPr="00C7313B">
              <w:rPr>
                <w:rFonts w:ascii="Arial" w:eastAsia="Arial" w:hAnsi="Arial" w:cs="Arial"/>
                <w:sz w:val="24"/>
              </w:rPr>
              <w:t xml:space="preserve">Gustavo, João, </w:t>
            </w:r>
            <w:r w:rsidR="00B80EFF">
              <w:rPr>
                <w:rFonts w:ascii="Arial" w:eastAsia="Arial" w:hAnsi="Arial" w:cs="Arial"/>
                <w:sz w:val="24"/>
              </w:rPr>
              <w:t xml:space="preserve">Lucas, </w:t>
            </w:r>
            <w:r w:rsidRPr="00C7313B">
              <w:rPr>
                <w:rFonts w:ascii="Arial" w:eastAsia="Arial" w:hAnsi="Arial" w:cs="Arial"/>
                <w:sz w:val="24"/>
              </w:rPr>
              <w:t>Pablo</w:t>
            </w:r>
          </w:p>
        </w:tc>
      </w:tr>
      <w:tr w:rsidR="00365AC3" w:rsidRPr="0077175C" w14:paraId="13CE39E9" w14:textId="77777777" w:rsidTr="00DB1F27">
        <w:trPr>
          <w:trHeight w:val="330"/>
        </w:trPr>
        <w:tc>
          <w:tcPr>
            <w:tcW w:w="1436" w:type="dxa"/>
          </w:tcPr>
          <w:p w14:paraId="4C35D73A" w14:textId="77777777" w:rsidR="00365AC3" w:rsidRPr="0077175C" w:rsidRDefault="00C7313B" w:rsidP="006431FD">
            <w:pPr>
              <w:rPr>
                <w:rFonts w:ascii="Arial" w:eastAsia="Arial" w:hAnsi="Arial" w:cs="Arial"/>
                <w:sz w:val="24"/>
              </w:rPr>
            </w:pPr>
            <w:r w:rsidRPr="00C7313B">
              <w:rPr>
                <w:rFonts w:ascii="Arial" w:eastAsia="Arial" w:hAnsi="Arial" w:cs="Arial"/>
                <w:sz w:val="24"/>
              </w:rPr>
              <w:t>05/03/2018</w:t>
            </w:r>
          </w:p>
        </w:tc>
        <w:tc>
          <w:tcPr>
            <w:tcW w:w="5023" w:type="dxa"/>
          </w:tcPr>
          <w:p w14:paraId="488EA05D" w14:textId="77777777" w:rsidR="00365AC3" w:rsidRPr="0077175C" w:rsidRDefault="00845714" w:rsidP="0084571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Correção nos </w:t>
            </w:r>
            <w:r w:rsidRPr="00C7313B">
              <w:rPr>
                <w:rFonts w:ascii="Arial" w:eastAsia="Arial" w:hAnsi="Arial" w:cs="Arial"/>
                <w:sz w:val="24"/>
              </w:rPr>
              <w:t xml:space="preserve">tópicos: </w:t>
            </w:r>
            <w:r>
              <w:rPr>
                <w:rFonts w:ascii="Arial" w:eastAsia="Arial" w:hAnsi="Arial" w:cs="Arial"/>
                <w:sz w:val="24"/>
              </w:rPr>
              <w:t>O</w:t>
            </w:r>
            <w:r w:rsidRPr="00C7313B">
              <w:rPr>
                <w:rFonts w:ascii="Arial" w:eastAsia="Arial" w:hAnsi="Arial" w:cs="Arial"/>
                <w:sz w:val="24"/>
              </w:rPr>
              <w:t xml:space="preserve">bjetivo do </w:t>
            </w:r>
            <w:r>
              <w:rPr>
                <w:rFonts w:ascii="Arial" w:eastAsia="Arial" w:hAnsi="Arial" w:cs="Arial"/>
                <w:sz w:val="24"/>
              </w:rPr>
              <w:t>P</w:t>
            </w:r>
            <w:r w:rsidRPr="00C7313B">
              <w:rPr>
                <w:rFonts w:ascii="Arial" w:eastAsia="Arial" w:hAnsi="Arial" w:cs="Arial"/>
                <w:sz w:val="24"/>
              </w:rPr>
              <w:t xml:space="preserve">rojeto, </w:t>
            </w:r>
            <w:r>
              <w:rPr>
                <w:rFonts w:ascii="Arial" w:eastAsia="Arial" w:hAnsi="Arial" w:cs="Arial"/>
                <w:sz w:val="24"/>
              </w:rPr>
              <w:t>D</w:t>
            </w:r>
            <w:r w:rsidRPr="00C7313B">
              <w:rPr>
                <w:rFonts w:ascii="Arial" w:eastAsia="Arial" w:hAnsi="Arial" w:cs="Arial"/>
                <w:sz w:val="24"/>
              </w:rPr>
              <w:t xml:space="preserve">elimitação do </w:t>
            </w:r>
            <w:r>
              <w:rPr>
                <w:rFonts w:ascii="Arial" w:eastAsia="Arial" w:hAnsi="Arial" w:cs="Arial"/>
                <w:sz w:val="24"/>
              </w:rPr>
              <w:t>P</w:t>
            </w:r>
            <w:r w:rsidRPr="00C7313B">
              <w:rPr>
                <w:rFonts w:ascii="Arial" w:eastAsia="Arial" w:hAnsi="Arial" w:cs="Arial"/>
                <w:sz w:val="24"/>
              </w:rPr>
              <w:t xml:space="preserve">roblema, </w:t>
            </w:r>
            <w:r>
              <w:rPr>
                <w:rFonts w:ascii="Arial" w:eastAsia="Arial" w:hAnsi="Arial" w:cs="Arial"/>
                <w:sz w:val="24"/>
              </w:rPr>
              <w:t>M</w:t>
            </w:r>
            <w:r w:rsidRPr="00C7313B">
              <w:rPr>
                <w:rFonts w:ascii="Arial" w:eastAsia="Arial" w:hAnsi="Arial" w:cs="Arial"/>
                <w:sz w:val="24"/>
              </w:rPr>
              <w:t xml:space="preserve">étodo de </w:t>
            </w:r>
            <w:r>
              <w:rPr>
                <w:rFonts w:ascii="Arial" w:eastAsia="Arial" w:hAnsi="Arial" w:cs="Arial"/>
                <w:sz w:val="24"/>
              </w:rPr>
              <w:t>T</w:t>
            </w:r>
            <w:r w:rsidRPr="00C7313B">
              <w:rPr>
                <w:rFonts w:ascii="Arial" w:eastAsia="Arial" w:hAnsi="Arial" w:cs="Arial"/>
                <w:sz w:val="24"/>
              </w:rPr>
              <w:t>rabalho</w:t>
            </w:r>
            <w:r>
              <w:rPr>
                <w:rFonts w:ascii="Arial" w:eastAsia="Arial" w:hAnsi="Arial" w:cs="Arial"/>
                <w:sz w:val="24"/>
              </w:rPr>
              <w:t xml:space="preserve"> e</w:t>
            </w:r>
            <w:r w:rsidR="00C7313B" w:rsidRPr="00C7313B">
              <w:rPr>
                <w:rFonts w:ascii="Arial" w:eastAsia="Arial" w:hAnsi="Arial" w:cs="Arial"/>
                <w:sz w:val="24"/>
              </w:rPr>
              <w:t xml:space="preserve"> dos Requisitos Funcionais: RF01, RF03, RF04.</w:t>
            </w:r>
          </w:p>
        </w:tc>
        <w:tc>
          <w:tcPr>
            <w:tcW w:w="2377" w:type="dxa"/>
          </w:tcPr>
          <w:p w14:paraId="22AAF6E3" w14:textId="77777777" w:rsidR="00365AC3" w:rsidRPr="0077175C" w:rsidRDefault="00C7313B" w:rsidP="006431FD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Todos</w:t>
            </w:r>
          </w:p>
        </w:tc>
      </w:tr>
      <w:tr w:rsidR="00365AC3" w:rsidRPr="0077175C" w14:paraId="729C0091" w14:textId="77777777" w:rsidTr="00DB1F27">
        <w:trPr>
          <w:trHeight w:val="330"/>
        </w:trPr>
        <w:tc>
          <w:tcPr>
            <w:tcW w:w="1436" w:type="dxa"/>
          </w:tcPr>
          <w:p w14:paraId="69905225" w14:textId="77777777" w:rsidR="00365AC3" w:rsidRPr="0077175C" w:rsidRDefault="00C7313B" w:rsidP="006431FD">
            <w:pPr>
              <w:rPr>
                <w:rFonts w:ascii="Arial" w:eastAsia="Arial" w:hAnsi="Arial" w:cs="Arial"/>
                <w:sz w:val="24"/>
              </w:rPr>
            </w:pPr>
            <w:r w:rsidRPr="00C7313B">
              <w:rPr>
                <w:rFonts w:ascii="Arial" w:eastAsia="Arial" w:hAnsi="Arial" w:cs="Arial"/>
                <w:sz w:val="24"/>
              </w:rPr>
              <w:t>12/04/2018</w:t>
            </w:r>
          </w:p>
        </w:tc>
        <w:tc>
          <w:tcPr>
            <w:tcW w:w="5023" w:type="dxa"/>
          </w:tcPr>
          <w:p w14:paraId="60AC3F9D" w14:textId="77777777" w:rsidR="00365AC3" w:rsidRPr="0077175C" w:rsidRDefault="00C7313B" w:rsidP="006431FD">
            <w:pPr>
              <w:rPr>
                <w:rFonts w:ascii="Arial" w:eastAsia="Arial" w:hAnsi="Arial" w:cs="Arial"/>
                <w:sz w:val="24"/>
              </w:rPr>
            </w:pPr>
            <w:r w:rsidRPr="00C7313B">
              <w:rPr>
                <w:rFonts w:ascii="Arial" w:eastAsia="Arial" w:hAnsi="Arial" w:cs="Arial"/>
                <w:sz w:val="24"/>
              </w:rPr>
              <w:t>Definição de requisitos não funcionais</w:t>
            </w:r>
          </w:p>
        </w:tc>
        <w:tc>
          <w:tcPr>
            <w:tcW w:w="2377" w:type="dxa"/>
          </w:tcPr>
          <w:p w14:paraId="4B1152A2" w14:textId="77777777" w:rsidR="00365AC3" w:rsidRPr="0077175C" w:rsidRDefault="00C7313B" w:rsidP="006431FD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Todos</w:t>
            </w:r>
          </w:p>
        </w:tc>
      </w:tr>
      <w:tr w:rsidR="00B80EFF" w:rsidRPr="0077175C" w14:paraId="1FAE9BBB" w14:textId="77777777" w:rsidTr="00DB1F27">
        <w:trPr>
          <w:trHeight w:val="330"/>
        </w:trPr>
        <w:tc>
          <w:tcPr>
            <w:tcW w:w="1436" w:type="dxa"/>
          </w:tcPr>
          <w:p w14:paraId="65CEB435" w14:textId="77777777" w:rsidR="00B80EFF" w:rsidRPr="0077175C" w:rsidRDefault="00B80EFF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23/04/2018</w:t>
            </w:r>
          </w:p>
        </w:tc>
        <w:tc>
          <w:tcPr>
            <w:tcW w:w="5023" w:type="dxa"/>
          </w:tcPr>
          <w:p w14:paraId="45E44712" w14:textId="77777777" w:rsidR="00B80EFF" w:rsidRPr="0077175C" w:rsidRDefault="00F64838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Elaboração da </w:t>
            </w:r>
            <w:r w:rsidR="00EF3C0B">
              <w:rPr>
                <w:rFonts w:ascii="Arial" w:eastAsia="Arial" w:hAnsi="Arial" w:cs="Arial"/>
                <w:sz w:val="24"/>
              </w:rPr>
              <w:t xml:space="preserve">Descrição do </w:t>
            </w:r>
            <w:r>
              <w:rPr>
                <w:rFonts w:ascii="Arial" w:eastAsia="Arial" w:hAnsi="Arial" w:cs="Arial"/>
                <w:sz w:val="24"/>
              </w:rPr>
              <w:t xml:space="preserve">Sistema e </w:t>
            </w:r>
            <w:r w:rsidR="008A4F7F">
              <w:rPr>
                <w:rFonts w:ascii="Arial" w:eastAsia="Arial" w:hAnsi="Arial" w:cs="Arial"/>
                <w:sz w:val="24"/>
              </w:rPr>
              <w:t>Formatação</w:t>
            </w:r>
            <w:r>
              <w:rPr>
                <w:rFonts w:ascii="Arial" w:eastAsia="Arial" w:hAnsi="Arial" w:cs="Arial"/>
                <w:sz w:val="24"/>
              </w:rPr>
              <w:t xml:space="preserve"> do documento</w:t>
            </w:r>
          </w:p>
        </w:tc>
        <w:tc>
          <w:tcPr>
            <w:tcW w:w="2377" w:type="dxa"/>
          </w:tcPr>
          <w:p w14:paraId="61875401" w14:textId="77777777" w:rsidR="00B80EFF" w:rsidRPr="0077175C" w:rsidRDefault="008A4F7F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Gustavo</w:t>
            </w:r>
            <w:r w:rsidR="00F64838">
              <w:rPr>
                <w:rFonts w:ascii="Arial" w:eastAsia="Arial" w:hAnsi="Arial" w:cs="Arial"/>
                <w:sz w:val="24"/>
              </w:rPr>
              <w:t xml:space="preserve"> e </w:t>
            </w:r>
            <w:r w:rsidR="00EF3C0B">
              <w:rPr>
                <w:rFonts w:ascii="Arial" w:eastAsia="Arial" w:hAnsi="Arial" w:cs="Arial"/>
                <w:sz w:val="24"/>
              </w:rPr>
              <w:t>Lucas</w:t>
            </w:r>
          </w:p>
        </w:tc>
      </w:tr>
      <w:tr w:rsidR="00B80EFF" w:rsidRPr="0077175C" w14:paraId="56C7532A" w14:textId="77777777" w:rsidTr="00DB1F27">
        <w:trPr>
          <w:trHeight w:val="330"/>
        </w:trPr>
        <w:tc>
          <w:tcPr>
            <w:tcW w:w="1436" w:type="dxa"/>
          </w:tcPr>
          <w:p w14:paraId="089927F5" w14:textId="77777777" w:rsidR="00B80EFF" w:rsidRPr="0077175C" w:rsidRDefault="00845714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24/04/2018</w:t>
            </w:r>
          </w:p>
        </w:tc>
        <w:tc>
          <w:tcPr>
            <w:tcW w:w="5023" w:type="dxa"/>
          </w:tcPr>
          <w:p w14:paraId="769E9F5E" w14:textId="77777777" w:rsidR="00B80EFF" w:rsidRPr="0077175C" w:rsidRDefault="00845714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Adição</w:t>
            </w:r>
            <w:r w:rsidRPr="00C7313B">
              <w:rPr>
                <w:rFonts w:ascii="Arial" w:eastAsia="Arial" w:hAnsi="Arial" w:cs="Arial"/>
                <w:sz w:val="24"/>
              </w:rPr>
              <w:t xml:space="preserve"> d</w:t>
            </w:r>
            <w:r>
              <w:rPr>
                <w:rFonts w:ascii="Arial" w:eastAsia="Arial" w:hAnsi="Arial" w:cs="Arial"/>
                <w:sz w:val="24"/>
              </w:rPr>
              <w:t>os</w:t>
            </w:r>
            <w:r w:rsidRPr="00C7313B">
              <w:rPr>
                <w:rFonts w:ascii="Arial" w:eastAsia="Arial" w:hAnsi="Arial" w:cs="Arial"/>
                <w:sz w:val="24"/>
              </w:rPr>
              <w:t xml:space="preserve"> requisitos não funcionais</w:t>
            </w:r>
          </w:p>
        </w:tc>
        <w:tc>
          <w:tcPr>
            <w:tcW w:w="2377" w:type="dxa"/>
          </w:tcPr>
          <w:p w14:paraId="3E54D049" w14:textId="77777777" w:rsidR="00B80EFF" w:rsidRPr="0077175C" w:rsidRDefault="00845714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Todos</w:t>
            </w:r>
          </w:p>
        </w:tc>
      </w:tr>
      <w:tr w:rsidR="00B80EFF" w:rsidRPr="0077175C" w14:paraId="4B9F5463" w14:textId="77777777" w:rsidTr="00DB1F27">
        <w:trPr>
          <w:trHeight w:val="330"/>
        </w:trPr>
        <w:tc>
          <w:tcPr>
            <w:tcW w:w="1436" w:type="dxa"/>
          </w:tcPr>
          <w:p w14:paraId="37CE5983" w14:textId="77777777" w:rsidR="00B80EFF" w:rsidRPr="0077175C" w:rsidRDefault="00845714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24/04/2018</w:t>
            </w:r>
          </w:p>
        </w:tc>
        <w:tc>
          <w:tcPr>
            <w:tcW w:w="5023" w:type="dxa"/>
          </w:tcPr>
          <w:p w14:paraId="024CB59C" w14:textId="77777777" w:rsidR="00B80EFF" w:rsidRPr="0077175C" w:rsidRDefault="00632E87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Elaboração dos requisitos: </w:t>
            </w:r>
            <w:r w:rsidR="00845714">
              <w:rPr>
                <w:rFonts w:ascii="Arial" w:eastAsia="Arial" w:hAnsi="Arial" w:cs="Arial"/>
                <w:sz w:val="24"/>
              </w:rPr>
              <w:t>RF02</w:t>
            </w:r>
            <w:r w:rsidR="00E31CB1">
              <w:rPr>
                <w:rFonts w:ascii="Arial" w:eastAsia="Arial" w:hAnsi="Arial" w:cs="Arial"/>
                <w:sz w:val="24"/>
              </w:rPr>
              <w:t xml:space="preserve">, RF05, RF06, </w:t>
            </w:r>
            <w:r w:rsidR="00845714">
              <w:rPr>
                <w:rFonts w:ascii="Arial" w:eastAsia="Arial" w:hAnsi="Arial" w:cs="Arial"/>
                <w:sz w:val="24"/>
              </w:rPr>
              <w:t>RF07</w:t>
            </w:r>
            <w:r w:rsidR="00E31CB1">
              <w:rPr>
                <w:rFonts w:ascii="Arial" w:eastAsia="Arial" w:hAnsi="Arial" w:cs="Arial"/>
                <w:sz w:val="24"/>
              </w:rPr>
              <w:t xml:space="preserve">, </w:t>
            </w:r>
            <w:r w:rsidR="00845714">
              <w:rPr>
                <w:rFonts w:ascii="Arial" w:eastAsia="Arial" w:hAnsi="Arial" w:cs="Arial"/>
                <w:sz w:val="24"/>
              </w:rPr>
              <w:t>RF08</w:t>
            </w:r>
            <w:r w:rsidR="009F4819">
              <w:rPr>
                <w:rFonts w:ascii="Arial" w:eastAsia="Arial" w:hAnsi="Arial" w:cs="Arial"/>
                <w:sz w:val="24"/>
              </w:rPr>
              <w:t>, RF09,</w:t>
            </w:r>
            <w:r w:rsidR="00845714">
              <w:rPr>
                <w:rFonts w:ascii="Arial" w:eastAsia="Arial" w:hAnsi="Arial" w:cs="Arial"/>
                <w:sz w:val="24"/>
              </w:rPr>
              <w:t xml:space="preserve"> RF10 e RF13</w:t>
            </w:r>
          </w:p>
        </w:tc>
        <w:tc>
          <w:tcPr>
            <w:tcW w:w="2377" w:type="dxa"/>
          </w:tcPr>
          <w:p w14:paraId="53DFCBEE" w14:textId="77777777" w:rsidR="00B80EFF" w:rsidRPr="0077175C" w:rsidRDefault="00845714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Gustavo</w:t>
            </w:r>
            <w:r w:rsidR="009F4819" w:rsidRPr="00C7313B">
              <w:rPr>
                <w:rFonts w:ascii="Arial" w:eastAsia="Arial" w:hAnsi="Arial" w:cs="Arial"/>
                <w:sz w:val="24"/>
              </w:rPr>
              <w:t xml:space="preserve">, </w:t>
            </w:r>
            <w:r>
              <w:rPr>
                <w:rFonts w:ascii="Arial" w:eastAsia="Arial" w:hAnsi="Arial" w:cs="Arial"/>
                <w:sz w:val="24"/>
              </w:rPr>
              <w:t>João</w:t>
            </w:r>
            <w:r w:rsidR="009F4819" w:rsidRPr="00C7313B">
              <w:rPr>
                <w:rFonts w:ascii="Arial" w:eastAsia="Arial" w:hAnsi="Arial" w:cs="Arial"/>
                <w:sz w:val="24"/>
              </w:rPr>
              <w:t xml:space="preserve">, </w:t>
            </w:r>
            <w:r>
              <w:rPr>
                <w:rFonts w:ascii="Arial" w:eastAsia="Arial" w:hAnsi="Arial" w:cs="Arial"/>
                <w:sz w:val="24"/>
              </w:rPr>
              <w:t>Lucas</w:t>
            </w:r>
            <w:r w:rsidR="009F4819" w:rsidRPr="00C7313B">
              <w:rPr>
                <w:rFonts w:ascii="Arial" w:eastAsia="Arial" w:hAnsi="Arial" w:cs="Arial"/>
                <w:sz w:val="24"/>
              </w:rPr>
              <w:t xml:space="preserve">, </w:t>
            </w:r>
            <w:r>
              <w:rPr>
                <w:rFonts w:ascii="Arial" w:eastAsia="Arial" w:hAnsi="Arial" w:cs="Arial"/>
                <w:sz w:val="24"/>
              </w:rPr>
              <w:t>Pablo</w:t>
            </w:r>
            <w:r w:rsidR="009F4819">
              <w:rPr>
                <w:rFonts w:ascii="Arial" w:eastAsia="Arial" w:hAnsi="Arial" w:cs="Arial"/>
                <w:sz w:val="24"/>
              </w:rPr>
              <w:t xml:space="preserve"> e </w:t>
            </w:r>
            <w:r>
              <w:rPr>
                <w:rFonts w:ascii="Arial" w:eastAsia="Arial" w:hAnsi="Arial" w:cs="Arial"/>
                <w:sz w:val="24"/>
              </w:rPr>
              <w:t>Renan</w:t>
            </w:r>
          </w:p>
        </w:tc>
      </w:tr>
      <w:tr w:rsidR="00845714" w:rsidRPr="0077175C" w14:paraId="155239F2" w14:textId="77777777" w:rsidTr="00DB1F27">
        <w:trPr>
          <w:trHeight w:val="308"/>
        </w:trPr>
        <w:tc>
          <w:tcPr>
            <w:tcW w:w="1436" w:type="dxa"/>
          </w:tcPr>
          <w:p w14:paraId="3A752C29" w14:textId="77777777" w:rsidR="00845714" w:rsidRDefault="0079361A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25/04/2018</w:t>
            </w:r>
          </w:p>
        </w:tc>
        <w:tc>
          <w:tcPr>
            <w:tcW w:w="5023" w:type="dxa"/>
          </w:tcPr>
          <w:p w14:paraId="3C2C04B3" w14:textId="77777777" w:rsidR="00845714" w:rsidRDefault="00632E87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Elaboração dos requisitos: </w:t>
            </w:r>
            <w:r w:rsidR="00845714">
              <w:rPr>
                <w:rFonts w:ascii="Arial" w:eastAsia="Arial" w:hAnsi="Arial" w:cs="Arial"/>
                <w:sz w:val="24"/>
              </w:rPr>
              <w:t>RF11</w:t>
            </w:r>
            <w:r w:rsidR="009F4819">
              <w:rPr>
                <w:rFonts w:ascii="Arial" w:eastAsia="Arial" w:hAnsi="Arial" w:cs="Arial"/>
                <w:sz w:val="24"/>
              </w:rPr>
              <w:t xml:space="preserve">, </w:t>
            </w:r>
            <w:r w:rsidR="00845714">
              <w:rPr>
                <w:rFonts w:ascii="Arial" w:eastAsia="Arial" w:hAnsi="Arial" w:cs="Arial"/>
                <w:sz w:val="24"/>
              </w:rPr>
              <w:t>R</w:t>
            </w:r>
            <w:r w:rsidR="0079361A">
              <w:rPr>
                <w:rFonts w:ascii="Arial" w:eastAsia="Arial" w:hAnsi="Arial" w:cs="Arial"/>
                <w:sz w:val="24"/>
              </w:rPr>
              <w:t>F12</w:t>
            </w:r>
            <w:r w:rsidR="009F4819">
              <w:rPr>
                <w:rFonts w:ascii="Arial" w:eastAsia="Arial" w:hAnsi="Arial" w:cs="Arial"/>
                <w:sz w:val="24"/>
              </w:rPr>
              <w:t>,</w:t>
            </w:r>
            <w:r w:rsidR="0079361A">
              <w:rPr>
                <w:rFonts w:ascii="Arial" w:eastAsia="Arial" w:hAnsi="Arial" w:cs="Arial"/>
                <w:sz w:val="24"/>
              </w:rPr>
              <w:t xml:space="preserve"> RF14</w:t>
            </w:r>
            <w:r w:rsidR="009F4819">
              <w:rPr>
                <w:rFonts w:ascii="Arial" w:eastAsia="Arial" w:hAnsi="Arial" w:cs="Arial"/>
                <w:sz w:val="24"/>
              </w:rPr>
              <w:t xml:space="preserve"> e </w:t>
            </w:r>
            <w:r w:rsidR="0079361A">
              <w:rPr>
                <w:rFonts w:ascii="Arial" w:eastAsia="Arial" w:hAnsi="Arial" w:cs="Arial"/>
                <w:sz w:val="24"/>
              </w:rPr>
              <w:t>RF15</w:t>
            </w:r>
          </w:p>
        </w:tc>
        <w:tc>
          <w:tcPr>
            <w:tcW w:w="2377" w:type="dxa"/>
          </w:tcPr>
          <w:p w14:paraId="7FBD1EC4" w14:textId="77777777" w:rsidR="00845714" w:rsidRDefault="009F4819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Gustavo, João, </w:t>
            </w:r>
            <w:r w:rsidR="00845714">
              <w:rPr>
                <w:rFonts w:ascii="Arial" w:eastAsia="Arial" w:hAnsi="Arial" w:cs="Arial"/>
                <w:sz w:val="24"/>
              </w:rPr>
              <w:t xml:space="preserve">Pablo </w:t>
            </w:r>
            <w:r w:rsidR="00632E87">
              <w:rPr>
                <w:rFonts w:ascii="Arial" w:eastAsia="Arial" w:hAnsi="Arial" w:cs="Arial"/>
                <w:sz w:val="24"/>
              </w:rPr>
              <w:t xml:space="preserve">e </w:t>
            </w:r>
            <w:r w:rsidR="0079361A" w:rsidRPr="00C7313B">
              <w:rPr>
                <w:rFonts w:ascii="Arial" w:eastAsia="Arial" w:hAnsi="Arial" w:cs="Arial"/>
                <w:sz w:val="24"/>
              </w:rPr>
              <w:t>Vinicius</w:t>
            </w:r>
          </w:p>
        </w:tc>
      </w:tr>
      <w:tr w:rsidR="00845714" w:rsidRPr="0077175C" w14:paraId="53E3B98D" w14:textId="77777777" w:rsidTr="00DB1F27">
        <w:trPr>
          <w:trHeight w:val="330"/>
        </w:trPr>
        <w:tc>
          <w:tcPr>
            <w:tcW w:w="1436" w:type="dxa"/>
          </w:tcPr>
          <w:p w14:paraId="0E85AC65" w14:textId="77777777" w:rsidR="00845714" w:rsidRDefault="0079361A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26/04/2018</w:t>
            </w:r>
          </w:p>
        </w:tc>
        <w:tc>
          <w:tcPr>
            <w:tcW w:w="5023" w:type="dxa"/>
          </w:tcPr>
          <w:p w14:paraId="39334A00" w14:textId="77777777" w:rsidR="00845714" w:rsidRDefault="0079361A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Revisão de todos os requisitos</w:t>
            </w:r>
          </w:p>
        </w:tc>
        <w:tc>
          <w:tcPr>
            <w:tcW w:w="2377" w:type="dxa"/>
          </w:tcPr>
          <w:p w14:paraId="7FAABB63" w14:textId="77777777" w:rsidR="00845714" w:rsidRDefault="0079361A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Gustavo, João, Lucas e </w:t>
            </w:r>
            <w:r w:rsidRPr="00C7313B">
              <w:rPr>
                <w:rFonts w:ascii="Arial" w:eastAsia="Arial" w:hAnsi="Arial" w:cs="Arial"/>
                <w:sz w:val="24"/>
              </w:rPr>
              <w:t>Vinicius</w:t>
            </w:r>
          </w:p>
        </w:tc>
      </w:tr>
      <w:tr w:rsidR="007D0612" w:rsidRPr="0077175C" w14:paraId="011A2D9D" w14:textId="77777777" w:rsidTr="00DB1F27">
        <w:trPr>
          <w:trHeight w:val="330"/>
        </w:trPr>
        <w:tc>
          <w:tcPr>
            <w:tcW w:w="1436" w:type="dxa"/>
          </w:tcPr>
          <w:p w14:paraId="62524856" w14:textId="77777777" w:rsidR="007D0612" w:rsidRDefault="007D0612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07/06/2018</w:t>
            </w:r>
          </w:p>
        </w:tc>
        <w:tc>
          <w:tcPr>
            <w:tcW w:w="5023" w:type="dxa"/>
          </w:tcPr>
          <w:p w14:paraId="09ADFD96" w14:textId="77777777" w:rsidR="007D0612" w:rsidRDefault="007D0612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Correções no documento</w:t>
            </w:r>
          </w:p>
        </w:tc>
        <w:tc>
          <w:tcPr>
            <w:tcW w:w="2377" w:type="dxa"/>
          </w:tcPr>
          <w:p w14:paraId="72E61E02" w14:textId="77777777" w:rsidR="007D0612" w:rsidRDefault="007D0612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Gustavo, João, Lucas</w:t>
            </w:r>
            <w:r w:rsidR="00CA26A9">
              <w:rPr>
                <w:rFonts w:ascii="Arial" w:eastAsia="Arial" w:hAnsi="Arial" w:cs="Arial"/>
                <w:sz w:val="24"/>
              </w:rPr>
              <w:t xml:space="preserve"> e</w:t>
            </w:r>
            <w:r>
              <w:rPr>
                <w:rFonts w:ascii="Arial" w:eastAsia="Arial" w:hAnsi="Arial" w:cs="Arial"/>
                <w:sz w:val="24"/>
              </w:rPr>
              <w:t xml:space="preserve"> Pablo</w:t>
            </w:r>
            <w:r w:rsidR="00CA26A9">
              <w:rPr>
                <w:rFonts w:ascii="Arial" w:eastAsia="Arial" w:hAnsi="Arial" w:cs="Arial"/>
                <w:sz w:val="24"/>
              </w:rPr>
              <w:t>.</w:t>
            </w:r>
          </w:p>
        </w:tc>
      </w:tr>
      <w:tr w:rsidR="007D0612" w:rsidRPr="0077175C" w14:paraId="6111B604" w14:textId="77777777" w:rsidTr="00DB1F27">
        <w:trPr>
          <w:trHeight w:val="330"/>
        </w:trPr>
        <w:tc>
          <w:tcPr>
            <w:tcW w:w="1436" w:type="dxa"/>
          </w:tcPr>
          <w:p w14:paraId="64548F50" w14:textId="77777777" w:rsidR="007D0612" w:rsidRDefault="00642B9A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13/06/2018</w:t>
            </w:r>
          </w:p>
        </w:tc>
        <w:tc>
          <w:tcPr>
            <w:tcW w:w="5023" w:type="dxa"/>
          </w:tcPr>
          <w:p w14:paraId="1B0AE182" w14:textId="77777777" w:rsidR="007D0612" w:rsidRDefault="00642B9A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Correções no documento</w:t>
            </w:r>
          </w:p>
        </w:tc>
        <w:tc>
          <w:tcPr>
            <w:tcW w:w="2377" w:type="dxa"/>
          </w:tcPr>
          <w:p w14:paraId="0B79F752" w14:textId="77777777" w:rsidR="007D0612" w:rsidRDefault="00642B9A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Gustavo, João, Lucas, Pablo, Renan e Vinicius</w:t>
            </w:r>
          </w:p>
        </w:tc>
      </w:tr>
      <w:tr w:rsidR="007D0612" w:rsidRPr="0077175C" w14:paraId="4498BD04" w14:textId="77777777" w:rsidTr="00DB1F27">
        <w:trPr>
          <w:trHeight w:val="330"/>
        </w:trPr>
        <w:tc>
          <w:tcPr>
            <w:tcW w:w="1436" w:type="dxa"/>
          </w:tcPr>
          <w:p w14:paraId="7F809E40" w14:textId="77777777" w:rsidR="007D0612" w:rsidRDefault="00AB483D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14/06/</w:t>
            </w:r>
            <w:r w:rsidR="001C221D">
              <w:rPr>
                <w:rFonts w:ascii="Arial" w:eastAsia="Arial" w:hAnsi="Arial" w:cs="Arial"/>
                <w:sz w:val="24"/>
              </w:rPr>
              <w:t>20</w:t>
            </w:r>
            <w:r>
              <w:rPr>
                <w:rFonts w:ascii="Arial" w:eastAsia="Arial" w:hAnsi="Arial" w:cs="Arial"/>
                <w:sz w:val="24"/>
              </w:rPr>
              <w:t>18</w:t>
            </w:r>
          </w:p>
        </w:tc>
        <w:tc>
          <w:tcPr>
            <w:tcW w:w="5023" w:type="dxa"/>
          </w:tcPr>
          <w:p w14:paraId="0444058C" w14:textId="77777777" w:rsidR="007D0612" w:rsidRDefault="00AB483D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Diagrama de Caso de Uso </w:t>
            </w:r>
            <w:r w:rsidR="009F4819">
              <w:rPr>
                <w:rFonts w:ascii="Arial" w:eastAsia="Arial" w:hAnsi="Arial" w:cs="Arial"/>
                <w:sz w:val="24"/>
              </w:rPr>
              <w:t>G</w:t>
            </w:r>
            <w:r>
              <w:rPr>
                <w:rFonts w:ascii="Arial" w:eastAsia="Arial" w:hAnsi="Arial" w:cs="Arial"/>
                <w:sz w:val="24"/>
              </w:rPr>
              <w:t>eral</w:t>
            </w:r>
          </w:p>
        </w:tc>
        <w:tc>
          <w:tcPr>
            <w:tcW w:w="2377" w:type="dxa"/>
          </w:tcPr>
          <w:p w14:paraId="40958EEC" w14:textId="77777777" w:rsidR="007D0612" w:rsidRDefault="003E5D32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Gustavo</w:t>
            </w:r>
            <w:r w:rsidR="004A6217">
              <w:rPr>
                <w:rFonts w:ascii="Arial" w:eastAsia="Arial" w:hAnsi="Arial" w:cs="Arial"/>
                <w:sz w:val="24"/>
              </w:rPr>
              <w:t xml:space="preserve"> e Renan</w:t>
            </w:r>
          </w:p>
        </w:tc>
      </w:tr>
      <w:tr w:rsidR="007D0612" w:rsidRPr="0077175C" w14:paraId="26D05C2A" w14:textId="77777777" w:rsidTr="00DB1F27">
        <w:trPr>
          <w:trHeight w:val="330"/>
        </w:trPr>
        <w:tc>
          <w:tcPr>
            <w:tcW w:w="1436" w:type="dxa"/>
          </w:tcPr>
          <w:p w14:paraId="32980EA8" w14:textId="77777777" w:rsidR="007D0612" w:rsidRDefault="003E5D32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14/06/</w:t>
            </w:r>
            <w:r w:rsidR="001C221D">
              <w:rPr>
                <w:rFonts w:ascii="Arial" w:eastAsia="Arial" w:hAnsi="Arial" w:cs="Arial"/>
                <w:sz w:val="24"/>
              </w:rPr>
              <w:t>20</w:t>
            </w:r>
            <w:r>
              <w:rPr>
                <w:rFonts w:ascii="Arial" w:eastAsia="Arial" w:hAnsi="Arial" w:cs="Arial"/>
                <w:sz w:val="24"/>
              </w:rPr>
              <w:t>18</w:t>
            </w:r>
          </w:p>
        </w:tc>
        <w:tc>
          <w:tcPr>
            <w:tcW w:w="5023" w:type="dxa"/>
          </w:tcPr>
          <w:p w14:paraId="0E771275" w14:textId="77777777" w:rsidR="007D0612" w:rsidRDefault="003E5D32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Telas do projeto</w:t>
            </w:r>
          </w:p>
        </w:tc>
        <w:tc>
          <w:tcPr>
            <w:tcW w:w="2377" w:type="dxa"/>
          </w:tcPr>
          <w:p w14:paraId="090BDAAA" w14:textId="77777777" w:rsidR="007D0612" w:rsidRDefault="009F4819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João</w:t>
            </w:r>
            <w:r w:rsidR="003E5D32">
              <w:rPr>
                <w:rFonts w:ascii="Arial" w:eastAsia="Arial" w:hAnsi="Arial" w:cs="Arial"/>
                <w:sz w:val="24"/>
              </w:rPr>
              <w:t>, Lucas</w:t>
            </w:r>
            <w:r w:rsidR="004A6217">
              <w:rPr>
                <w:rFonts w:ascii="Arial" w:eastAsia="Arial" w:hAnsi="Arial" w:cs="Arial"/>
                <w:sz w:val="24"/>
              </w:rPr>
              <w:t xml:space="preserve"> e </w:t>
            </w:r>
            <w:r w:rsidR="003E5D32">
              <w:rPr>
                <w:rFonts w:ascii="Arial" w:eastAsia="Arial" w:hAnsi="Arial" w:cs="Arial"/>
                <w:sz w:val="24"/>
              </w:rPr>
              <w:t>Pablo</w:t>
            </w:r>
          </w:p>
        </w:tc>
      </w:tr>
      <w:tr w:rsidR="007D0612" w:rsidRPr="0077175C" w14:paraId="3C80B48E" w14:textId="77777777" w:rsidTr="00DB1F27">
        <w:trPr>
          <w:trHeight w:val="330"/>
        </w:trPr>
        <w:tc>
          <w:tcPr>
            <w:tcW w:w="1436" w:type="dxa"/>
          </w:tcPr>
          <w:p w14:paraId="226C77C6" w14:textId="77777777" w:rsidR="007D0612" w:rsidRDefault="001C221D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24/06/2018</w:t>
            </w:r>
          </w:p>
        </w:tc>
        <w:tc>
          <w:tcPr>
            <w:tcW w:w="5023" w:type="dxa"/>
          </w:tcPr>
          <w:p w14:paraId="363BA978" w14:textId="77777777" w:rsidR="007D0612" w:rsidRDefault="001C221D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Correções no documento</w:t>
            </w:r>
          </w:p>
        </w:tc>
        <w:tc>
          <w:tcPr>
            <w:tcW w:w="2377" w:type="dxa"/>
          </w:tcPr>
          <w:p w14:paraId="29E11F76" w14:textId="77777777" w:rsidR="007D0612" w:rsidRDefault="001C221D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Gustavo, João e Lucas</w:t>
            </w:r>
          </w:p>
        </w:tc>
      </w:tr>
      <w:tr w:rsidR="007D0612" w:rsidRPr="0077175C" w14:paraId="206C7B73" w14:textId="77777777" w:rsidTr="00DB1F27">
        <w:trPr>
          <w:trHeight w:val="330"/>
        </w:trPr>
        <w:tc>
          <w:tcPr>
            <w:tcW w:w="1436" w:type="dxa"/>
          </w:tcPr>
          <w:p w14:paraId="309B7864" w14:textId="77777777" w:rsidR="007D0612" w:rsidRDefault="001C221D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24/06/2018</w:t>
            </w:r>
          </w:p>
        </w:tc>
        <w:tc>
          <w:tcPr>
            <w:tcW w:w="5023" w:type="dxa"/>
          </w:tcPr>
          <w:p w14:paraId="57664EC5" w14:textId="77777777" w:rsidR="007D0612" w:rsidRDefault="001C221D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Descrições dos Casos de Uso</w:t>
            </w:r>
          </w:p>
        </w:tc>
        <w:tc>
          <w:tcPr>
            <w:tcW w:w="2377" w:type="dxa"/>
          </w:tcPr>
          <w:p w14:paraId="0AE8CF7C" w14:textId="77777777" w:rsidR="007D0612" w:rsidRDefault="001C221D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Gustavo, João, Lucas e Vinicius</w:t>
            </w:r>
          </w:p>
        </w:tc>
      </w:tr>
      <w:tr w:rsidR="00485ADC" w:rsidRPr="0077175C" w14:paraId="7BB739B9" w14:textId="77777777" w:rsidTr="00DB1F27">
        <w:trPr>
          <w:trHeight w:val="330"/>
        </w:trPr>
        <w:tc>
          <w:tcPr>
            <w:tcW w:w="1436" w:type="dxa"/>
          </w:tcPr>
          <w:p w14:paraId="7CC8B57A" w14:textId="77777777" w:rsidR="00485ADC" w:rsidRDefault="00607EDF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17/08/2018</w:t>
            </w:r>
          </w:p>
        </w:tc>
        <w:tc>
          <w:tcPr>
            <w:tcW w:w="5023" w:type="dxa"/>
          </w:tcPr>
          <w:p w14:paraId="3AE70D32" w14:textId="77777777" w:rsidR="00485ADC" w:rsidRDefault="00607EDF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Correções no Documento</w:t>
            </w:r>
          </w:p>
        </w:tc>
        <w:tc>
          <w:tcPr>
            <w:tcW w:w="2377" w:type="dxa"/>
          </w:tcPr>
          <w:p w14:paraId="4CF20504" w14:textId="77777777" w:rsidR="00485ADC" w:rsidRDefault="00607EDF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Gustavo</w:t>
            </w:r>
            <w:r w:rsidR="00031D91">
              <w:rPr>
                <w:rFonts w:ascii="Arial" w:eastAsia="Arial" w:hAnsi="Arial" w:cs="Arial"/>
                <w:sz w:val="24"/>
              </w:rPr>
              <w:t xml:space="preserve"> e João</w:t>
            </w:r>
          </w:p>
        </w:tc>
      </w:tr>
      <w:tr w:rsidR="00607B63" w:rsidRPr="0077175C" w14:paraId="5BFD07CA" w14:textId="77777777" w:rsidTr="00607B63">
        <w:trPr>
          <w:trHeight w:val="330"/>
        </w:trPr>
        <w:tc>
          <w:tcPr>
            <w:tcW w:w="1436" w:type="dxa"/>
          </w:tcPr>
          <w:p w14:paraId="3F2E7527" w14:textId="77777777" w:rsidR="00607B63" w:rsidRDefault="00520514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1</w:t>
            </w:r>
            <w:r w:rsidRPr="00520514">
              <w:rPr>
                <w:rFonts w:ascii="Arial" w:eastAsia="Arial" w:hAnsi="Arial" w:cs="Arial"/>
                <w:sz w:val="24"/>
              </w:rPr>
              <w:t>9/08/2018</w:t>
            </w:r>
          </w:p>
        </w:tc>
        <w:tc>
          <w:tcPr>
            <w:tcW w:w="5023" w:type="dxa"/>
          </w:tcPr>
          <w:p w14:paraId="74513840" w14:textId="77777777" w:rsidR="00607B63" w:rsidRDefault="00520514" w:rsidP="00193A54">
            <w:pPr>
              <w:rPr>
                <w:rFonts w:ascii="Arial" w:eastAsia="Arial" w:hAnsi="Arial" w:cs="Arial"/>
                <w:sz w:val="24"/>
              </w:rPr>
            </w:pPr>
            <w:r w:rsidRPr="00520514">
              <w:rPr>
                <w:rFonts w:ascii="Arial" w:eastAsia="Arial" w:hAnsi="Arial" w:cs="Arial"/>
                <w:sz w:val="24"/>
              </w:rPr>
              <w:t>Alterações no Caso de Uso Geral</w:t>
            </w:r>
          </w:p>
        </w:tc>
        <w:tc>
          <w:tcPr>
            <w:tcW w:w="2377" w:type="dxa"/>
          </w:tcPr>
          <w:p w14:paraId="6AE7DC58" w14:textId="77777777" w:rsidR="00607B63" w:rsidRDefault="00520514" w:rsidP="00B80EFF">
            <w:pPr>
              <w:rPr>
                <w:rFonts w:ascii="Arial" w:eastAsia="Arial" w:hAnsi="Arial" w:cs="Arial"/>
                <w:sz w:val="24"/>
              </w:rPr>
            </w:pPr>
            <w:r w:rsidRPr="00520514">
              <w:rPr>
                <w:rFonts w:ascii="Arial" w:eastAsia="Arial" w:hAnsi="Arial" w:cs="Arial"/>
                <w:sz w:val="24"/>
              </w:rPr>
              <w:t>Gustavo e João</w:t>
            </w:r>
          </w:p>
        </w:tc>
      </w:tr>
      <w:tr w:rsidR="00607B63" w:rsidRPr="0077175C" w14:paraId="44357E75" w14:textId="77777777" w:rsidTr="00607B63">
        <w:trPr>
          <w:trHeight w:val="330"/>
        </w:trPr>
        <w:tc>
          <w:tcPr>
            <w:tcW w:w="1436" w:type="dxa"/>
          </w:tcPr>
          <w:p w14:paraId="1520B8E9" w14:textId="77777777" w:rsidR="00607B63" w:rsidRDefault="00520514" w:rsidP="00B80EFF">
            <w:pPr>
              <w:rPr>
                <w:rFonts w:ascii="Arial" w:eastAsia="Arial" w:hAnsi="Arial" w:cs="Arial"/>
                <w:sz w:val="24"/>
              </w:rPr>
            </w:pPr>
            <w:r w:rsidRPr="00520514">
              <w:rPr>
                <w:rFonts w:ascii="Arial" w:eastAsia="Arial" w:hAnsi="Arial" w:cs="Arial"/>
                <w:sz w:val="24"/>
              </w:rPr>
              <w:t>21/08/2018</w:t>
            </w:r>
          </w:p>
        </w:tc>
        <w:tc>
          <w:tcPr>
            <w:tcW w:w="5023" w:type="dxa"/>
          </w:tcPr>
          <w:p w14:paraId="23628508" w14:textId="77777777" w:rsidR="00607B63" w:rsidRDefault="00520514" w:rsidP="00193A54">
            <w:pPr>
              <w:rPr>
                <w:rFonts w:ascii="Arial" w:eastAsia="Arial" w:hAnsi="Arial" w:cs="Arial"/>
                <w:sz w:val="24"/>
              </w:rPr>
            </w:pPr>
            <w:r w:rsidRPr="00520514">
              <w:rPr>
                <w:rFonts w:ascii="Arial" w:eastAsia="Arial" w:hAnsi="Arial" w:cs="Arial"/>
                <w:sz w:val="24"/>
              </w:rPr>
              <w:t>Alterações nas descrições dos casos de uso</w:t>
            </w:r>
          </w:p>
        </w:tc>
        <w:tc>
          <w:tcPr>
            <w:tcW w:w="2377" w:type="dxa"/>
          </w:tcPr>
          <w:p w14:paraId="15965B33" w14:textId="77777777" w:rsidR="00607B63" w:rsidRDefault="00520514" w:rsidP="00B80EFF">
            <w:pPr>
              <w:rPr>
                <w:rFonts w:ascii="Arial" w:eastAsia="Arial" w:hAnsi="Arial" w:cs="Arial"/>
                <w:sz w:val="24"/>
              </w:rPr>
            </w:pPr>
            <w:r w:rsidRPr="00520514">
              <w:rPr>
                <w:rFonts w:ascii="Arial" w:eastAsia="Arial" w:hAnsi="Arial" w:cs="Arial"/>
                <w:sz w:val="24"/>
              </w:rPr>
              <w:t>Lucas</w:t>
            </w:r>
          </w:p>
        </w:tc>
      </w:tr>
      <w:tr w:rsidR="00607B63" w:rsidRPr="0077175C" w14:paraId="5FA62002" w14:textId="77777777" w:rsidTr="00607B63">
        <w:trPr>
          <w:trHeight w:val="330"/>
        </w:trPr>
        <w:tc>
          <w:tcPr>
            <w:tcW w:w="1436" w:type="dxa"/>
          </w:tcPr>
          <w:p w14:paraId="53411A8E" w14:textId="77777777" w:rsidR="00607B63" w:rsidRDefault="00520514" w:rsidP="00B80EFF">
            <w:pPr>
              <w:rPr>
                <w:rFonts w:ascii="Arial" w:eastAsia="Arial" w:hAnsi="Arial" w:cs="Arial"/>
                <w:sz w:val="24"/>
              </w:rPr>
            </w:pPr>
            <w:r w:rsidRPr="00520514">
              <w:rPr>
                <w:rFonts w:ascii="Arial" w:eastAsia="Arial" w:hAnsi="Arial" w:cs="Arial"/>
                <w:sz w:val="24"/>
              </w:rPr>
              <w:t>26/08/2018</w:t>
            </w:r>
          </w:p>
        </w:tc>
        <w:tc>
          <w:tcPr>
            <w:tcW w:w="5023" w:type="dxa"/>
          </w:tcPr>
          <w:p w14:paraId="03A4A171" w14:textId="77777777" w:rsidR="00607B63" w:rsidRDefault="00520514" w:rsidP="00193A54">
            <w:pPr>
              <w:rPr>
                <w:rFonts w:ascii="Arial" w:eastAsia="Arial" w:hAnsi="Arial" w:cs="Arial"/>
                <w:sz w:val="24"/>
              </w:rPr>
            </w:pPr>
            <w:r w:rsidRPr="00520514">
              <w:rPr>
                <w:rFonts w:ascii="Arial" w:eastAsia="Arial" w:hAnsi="Arial" w:cs="Arial"/>
                <w:sz w:val="24"/>
              </w:rPr>
              <w:t>Correções no Documento</w:t>
            </w:r>
          </w:p>
        </w:tc>
        <w:tc>
          <w:tcPr>
            <w:tcW w:w="2377" w:type="dxa"/>
          </w:tcPr>
          <w:p w14:paraId="5DD21616" w14:textId="77777777" w:rsidR="00607B63" w:rsidRDefault="00520514" w:rsidP="00B80EFF">
            <w:pPr>
              <w:rPr>
                <w:rFonts w:ascii="Arial" w:eastAsia="Arial" w:hAnsi="Arial" w:cs="Arial"/>
                <w:sz w:val="24"/>
              </w:rPr>
            </w:pPr>
            <w:r w:rsidRPr="00520514">
              <w:rPr>
                <w:rFonts w:ascii="Arial" w:eastAsia="Arial" w:hAnsi="Arial" w:cs="Arial"/>
                <w:sz w:val="24"/>
              </w:rPr>
              <w:t>Gustavo</w:t>
            </w:r>
            <w:r w:rsidR="00BC311B">
              <w:rPr>
                <w:rFonts w:ascii="Arial" w:eastAsia="Arial" w:hAnsi="Arial" w:cs="Arial"/>
                <w:sz w:val="24"/>
              </w:rPr>
              <w:t xml:space="preserve"> e</w:t>
            </w:r>
            <w:r w:rsidRPr="00520514">
              <w:rPr>
                <w:rFonts w:ascii="Arial" w:eastAsia="Arial" w:hAnsi="Arial" w:cs="Arial"/>
                <w:sz w:val="24"/>
              </w:rPr>
              <w:t xml:space="preserve"> Lucas</w:t>
            </w:r>
          </w:p>
        </w:tc>
      </w:tr>
      <w:tr w:rsidR="00607B63" w:rsidRPr="0077175C" w14:paraId="1A7771C5" w14:textId="77777777" w:rsidTr="00607B63">
        <w:trPr>
          <w:trHeight w:val="330"/>
        </w:trPr>
        <w:tc>
          <w:tcPr>
            <w:tcW w:w="1436" w:type="dxa"/>
          </w:tcPr>
          <w:p w14:paraId="0326DAA7" w14:textId="77777777" w:rsidR="00607B63" w:rsidRDefault="00520514" w:rsidP="00B80EFF">
            <w:pPr>
              <w:rPr>
                <w:rFonts w:ascii="Arial" w:eastAsia="Arial" w:hAnsi="Arial" w:cs="Arial"/>
                <w:sz w:val="24"/>
              </w:rPr>
            </w:pPr>
            <w:r w:rsidRPr="00520514">
              <w:rPr>
                <w:rFonts w:ascii="Arial" w:eastAsia="Arial" w:hAnsi="Arial" w:cs="Arial"/>
                <w:sz w:val="24"/>
              </w:rPr>
              <w:t>27/08/2018</w:t>
            </w:r>
          </w:p>
        </w:tc>
        <w:tc>
          <w:tcPr>
            <w:tcW w:w="5023" w:type="dxa"/>
          </w:tcPr>
          <w:p w14:paraId="049ED7B1" w14:textId="77777777" w:rsidR="00607B63" w:rsidRDefault="00520514" w:rsidP="00193A54">
            <w:pPr>
              <w:rPr>
                <w:rFonts w:ascii="Arial" w:eastAsia="Arial" w:hAnsi="Arial" w:cs="Arial"/>
                <w:sz w:val="24"/>
              </w:rPr>
            </w:pPr>
            <w:r w:rsidRPr="00520514">
              <w:rPr>
                <w:rFonts w:ascii="Arial" w:eastAsia="Arial" w:hAnsi="Arial" w:cs="Arial"/>
                <w:sz w:val="24"/>
              </w:rPr>
              <w:t>Correções capítulos 1, 2 e 3</w:t>
            </w:r>
          </w:p>
        </w:tc>
        <w:tc>
          <w:tcPr>
            <w:tcW w:w="2377" w:type="dxa"/>
          </w:tcPr>
          <w:p w14:paraId="5CC55C6C" w14:textId="77777777" w:rsidR="00607B63" w:rsidRDefault="00520514" w:rsidP="00B80EFF">
            <w:pPr>
              <w:rPr>
                <w:rFonts w:ascii="Arial" w:eastAsia="Arial" w:hAnsi="Arial" w:cs="Arial"/>
                <w:sz w:val="24"/>
              </w:rPr>
            </w:pPr>
            <w:r w:rsidRPr="00520514">
              <w:rPr>
                <w:rFonts w:ascii="Arial" w:eastAsia="Arial" w:hAnsi="Arial" w:cs="Arial"/>
                <w:sz w:val="24"/>
              </w:rPr>
              <w:t>Profa. Silvia</w:t>
            </w:r>
          </w:p>
        </w:tc>
      </w:tr>
      <w:tr w:rsidR="00520514" w:rsidRPr="0077175C" w14:paraId="4A22AAD9" w14:textId="77777777" w:rsidTr="00607B63">
        <w:trPr>
          <w:trHeight w:val="330"/>
        </w:trPr>
        <w:tc>
          <w:tcPr>
            <w:tcW w:w="1436" w:type="dxa"/>
          </w:tcPr>
          <w:p w14:paraId="73545540" w14:textId="77777777" w:rsidR="00301BDC" w:rsidRPr="00520514" w:rsidRDefault="00301BDC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22/09/2018</w:t>
            </w:r>
          </w:p>
        </w:tc>
        <w:tc>
          <w:tcPr>
            <w:tcW w:w="5023" w:type="dxa"/>
          </w:tcPr>
          <w:p w14:paraId="05576B6B" w14:textId="77777777" w:rsidR="00520514" w:rsidRPr="00520514" w:rsidRDefault="00301BDC" w:rsidP="0052051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Correção do Diagrama de Classe e Documento</w:t>
            </w:r>
          </w:p>
        </w:tc>
        <w:tc>
          <w:tcPr>
            <w:tcW w:w="2377" w:type="dxa"/>
          </w:tcPr>
          <w:p w14:paraId="05C0A265" w14:textId="77777777" w:rsidR="00520514" w:rsidRPr="00520514" w:rsidRDefault="00301BDC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Gustavo</w:t>
            </w:r>
            <w:r w:rsidR="00B051D1">
              <w:rPr>
                <w:rFonts w:ascii="Arial" w:eastAsia="Arial" w:hAnsi="Arial" w:cs="Arial"/>
                <w:sz w:val="24"/>
              </w:rPr>
              <w:t xml:space="preserve"> e Vinicius</w:t>
            </w:r>
          </w:p>
        </w:tc>
      </w:tr>
      <w:tr w:rsidR="004D2AD0" w:rsidRPr="0077175C" w14:paraId="67CBB39A" w14:textId="77777777" w:rsidTr="00607B63">
        <w:trPr>
          <w:trHeight w:val="330"/>
        </w:trPr>
        <w:tc>
          <w:tcPr>
            <w:tcW w:w="1436" w:type="dxa"/>
          </w:tcPr>
          <w:p w14:paraId="2F011C7A" w14:textId="77777777" w:rsidR="004D2AD0" w:rsidRDefault="004D2AD0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14/10/2018</w:t>
            </w:r>
          </w:p>
        </w:tc>
        <w:tc>
          <w:tcPr>
            <w:tcW w:w="5023" w:type="dxa"/>
          </w:tcPr>
          <w:p w14:paraId="58AE3F66" w14:textId="77777777" w:rsidR="004D2AD0" w:rsidRDefault="004D2AD0" w:rsidP="0052051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de Sequência RF11 Emitir Relatório de Agendamentos</w:t>
            </w:r>
          </w:p>
        </w:tc>
        <w:tc>
          <w:tcPr>
            <w:tcW w:w="2377" w:type="dxa"/>
          </w:tcPr>
          <w:p w14:paraId="2FC3060B" w14:textId="77777777" w:rsidR="004D2AD0" w:rsidRDefault="004D2AD0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Gustavo</w:t>
            </w:r>
          </w:p>
        </w:tc>
      </w:tr>
      <w:tr w:rsidR="00B051D1" w:rsidRPr="0077175C" w14:paraId="04AF1BD3" w14:textId="77777777" w:rsidTr="00607B63">
        <w:trPr>
          <w:trHeight w:val="330"/>
        </w:trPr>
        <w:tc>
          <w:tcPr>
            <w:tcW w:w="1436" w:type="dxa"/>
          </w:tcPr>
          <w:p w14:paraId="0CB61276" w14:textId="77777777" w:rsidR="00B051D1" w:rsidRDefault="00B051D1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lastRenderedPageBreak/>
              <w:t>16/10/2018</w:t>
            </w:r>
          </w:p>
        </w:tc>
        <w:tc>
          <w:tcPr>
            <w:tcW w:w="5023" w:type="dxa"/>
          </w:tcPr>
          <w:p w14:paraId="3FEEE17B" w14:textId="77777777" w:rsidR="00B051D1" w:rsidRDefault="00B051D1" w:rsidP="0052051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de Sequência RF06 Manter Planos de Agendamento</w:t>
            </w:r>
          </w:p>
        </w:tc>
        <w:tc>
          <w:tcPr>
            <w:tcW w:w="2377" w:type="dxa"/>
          </w:tcPr>
          <w:p w14:paraId="4A4CF064" w14:textId="77777777" w:rsidR="00B051D1" w:rsidRDefault="00B051D1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Vinicius</w:t>
            </w:r>
          </w:p>
        </w:tc>
      </w:tr>
      <w:tr w:rsidR="0094581C" w:rsidRPr="0077175C" w14:paraId="3D26C672" w14:textId="77777777" w:rsidTr="00607B63">
        <w:trPr>
          <w:trHeight w:val="330"/>
        </w:trPr>
        <w:tc>
          <w:tcPr>
            <w:tcW w:w="1436" w:type="dxa"/>
          </w:tcPr>
          <w:p w14:paraId="4CCB2BEB" w14:textId="77777777" w:rsidR="0094581C" w:rsidRDefault="0094581C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16/10/2018</w:t>
            </w:r>
          </w:p>
        </w:tc>
        <w:tc>
          <w:tcPr>
            <w:tcW w:w="5023" w:type="dxa"/>
          </w:tcPr>
          <w:p w14:paraId="2960AE0A" w14:textId="77777777" w:rsidR="0094581C" w:rsidRDefault="0094581C" w:rsidP="0052051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de Sequência RF08 Registrar Pagamentos</w:t>
            </w:r>
          </w:p>
        </w:tc>
        <w:tc>
          <w:tcPr>
            <w:tcW w:w="2377" w:type="dxa"/>
          </w:tcPr>
          <w:p w14:paraId="7D017D09" w14:textId="77777777" w:rsidR="0094581C" w:rsidRDefault="0094581C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Lucas</w:t>
            </w:r>
          </w:p>
        </w:tc>
      </w:tr>
      <w:tr w:rsidR="00700FB6" w14:paraId="6824590A" w14:textId="77777777" w:rsidTr="003B35F3">
        <w:trPr>
          <w:trHeight w:val="330"/>
        </w:trPr>
        <w:tc>
          <w:tcPr>
            <w:tcW w:w="1436" w:type="dxa"/>
          </w:tcPr>
          <w:p w14:paraId="1397C6C7" w14:textId="77777777" w:rsidR="00700FB6" w:rsidRDefault="00700FB6" w:rsidP="003B35F3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16/10/2018</w:t>
            </w:r>
          </w:p>
        </w:tc>
        <w:tc>
          <w:tcPr>
            <w:tcW w:w="5023" w:type="dxa"/>
          </w:tcPr>
          <w:p w14:paraId="40B17F15" w14:textId="77777777" w:rsidR="00700FB6" w:rsidRDefault="00700FB6" w:rsidP="003B35F3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de Sequência RF07 Gerenciar Agendamentos</w:t>
            </w:r>
          </w:p>
        </w:tc>
        <w:tc>
          <w:tcPr>
            <w:tcW w:w="2377" w:type="dxa"/>
          </w:tcPr>
          <w:p w14:paraId="74652AB5" w14:textId="77777777" w:rsidR="00700FB6" w:rsidRDefault="00700FB6" w:rsidP="003B35F3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João Marcos</w:t>
            </w:r>
          </w:p>
        </w:tc>
      </w:tr>
      <w:tr w:rsidR="002514DB" w:rsidRPr="00700FB6" w14:paraId="65CDBDCE" w14:textId="77777777" w:rsidTr="00607B63">
        <w:trPr>
          <w:trHeight w:val="330"/>
        </w:trPr>
        <w:tc>
          <w:tcPr>
            <w:tcW w:w="1436" w:type="dxa"/>
          </w:tcPr>
          <w:p w14:paraId="5578B511" w14:textId="77777777" w:rsidR="002514DB" w:rsidRDefault="002514DB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16/10/2018</w:t>
            </w:r>
          </w:p>
        </w:tc>
        <w:tc>
          <w:tcPr>
            <w:tcW w:w="5023" w:type="dxa"/>
          </w:tcPr>
          <w:p w14:paraId="12C71E40" w14:textId="77777777" w:rsidR="002514DB" w:rsidRDefault="00700FB6" w:rsidP="00700FB6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de Sequência RF03</w:t>
            </w:r>
            <w:r w:rsidR="002514DB"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</w:rPr>
              <w:t>Manter Clientes</w:t>
            </w:r>
          </w:p>
        </w:tc>
        <w:tc>
          <w:tcPr>
            <w:tcW w:w="2377" w:type="dxa"/>
          </w:tcPr>
          <w:p w14:paraId="7BE04541" w14:textId="77777777" w:rsidR="002514DB" w:rsidRDefault="00700FB6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Pablo Souza</w:t>
            </w:r>
            <w:r w:rsidR="007219B8">
              <w:rPr>
                <w:rFonts w:ascii="Arial" w:eastAsia="Arial" w:hAnsi="Arial" w:cs="Arial"/>
                <w:sz w:val="24"/>
              </w:rPr>
              <w:t xml:space="preserve"> e João Marcos</w:t>
            </w:r>
          </w:p>
        </w:tc>
      </w:tr>
      <w:tr w:rsidR="006D723A" w:rsidRPr="00700FB6" w14:paraId="05914592" w14:textId="77777777" w:rsidTr="00607B63">
        <w:trPr>
          <w:trHeight w:val="330"/>
        </w:trPr>
        <w:tc>
          <w:tcPr>
            <w:tcW w:w="1436" w:type="dxa"/>
          </w:tcPr>
          <w:p w14:paraId="20F776F5" w14:textId="77777777" w:rsidR="006D723A" w:rsidRDefault="006D723A" w:rsidP="006D723A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23/10/2018</w:t>
            </w:r>
          </w:p>
        </w:tc>
        <w:tc>
          <w:tcPr>
            <w:tcW w:w="5023" w:type="dxa"/>
          </w:tcPr>
          <w:p w14:paraId="509B56CA" w14:textId="77777777" w:rsidR="006D723A" w:rsidRDefault="006D723A" w:rsidP="006D723A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de Atividade RF11 Emitir Relatório de Agendamentos</w:t>
            </w:r>
          </w:p>
        </w:tc>
        <w:tc>
          <w:tcPr>
            <w:tcW w:w="2377" w:type="dxa"/>
          </w:tcPr>
          <w:p w14:paraId="725D6FA7" w14:textId="77777777" w:rsidR="00B64FB7" w:rsidRDefault="006D723A" w:rsidP="006D723A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Gustavo</w:t>
            </w:r>
          </w:p>
        </w:tc>
      </w:tr>
      <w:tr w:rsidR="00B64FB7" w:rsidRPr="00700FB6" w14:paraId="364369C2" w14:textId="77777777" w:rsidTr="00607B63">
        <w:trPr>
          <w:trHeight w:val="330"/>
        </w:trPr>
        <w:tc>
          <w:tcPr>
            <w:tcW w:w="1436" w:type="dxa"/>
          </w:tcPr>
          <w:p w14:paraId="312694BB" w14:textId="77777777" w:rsidR="00B64FB7" w:rsidRDefault="00B64FB7" w:rsidP="006D723A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28/10/2018</w:t>
            </w:r>
          </w:p>
        </w:tc>
        <w:tc>
          <w:tcPr>
            <w:tcW w:w="5023" w:type="dxa"/>
          </w:tcPr>
          <w:p w14:paraId="3024A798" w14:textId="77777777" w:rsidR="00B64FB7" w:rsidRDefault="00B64FB7" w:rsidP="006D723A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de Atividade RF03 Manter Clientes</w:t>
            </w:r>
          </w:p>
        </w:tc>
        <w:tc>
          <w:tcPr>
            <w:tcW w:w="2377" w:type="dxa"/>
          </w:tcPr>
          <w:p w14:paraId="093E4E02" w14:textId="77777777" w:rsidR="00B64FB7" w:rsidRDefault="00B64FB7" w:rsidP="006D723A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Pablo Souza</w:t>
            </w:r>
          </w:p>
        </w:tc>
      </w:tr>
      <w:tr w:rsidR="00B64FB7" w:rsidRPr="00700FB6" w14:paraId="07782E76" w14:textId="77777777" w:rsidTr="00607B63">
        <w:trPr>
          <w:trHeight w:val="330"/>
        </w:trPr>
        <w:tc>
          <w:tcPr>
            <w:tcW w:w="1436" w:type="dxa"/>
          </w:tcPr>
          <w:p w14:paraId="533D18CF" w14:textId="77777777" w:rsidR="00B64FB7" w:rsidRDefault="00B64FB7" w:rsidP="006D723A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28/10/2018</w:t>
            </w:r>
          </w:p>
        </w:tc>
        <w:tc>
          <w:tcPr>
            <w:tcW w:w="5023" w:type="dxa"/>
          </w:tcPr>
          <w:p w14:paraId="69ED952A" w14:textId="77777777" w:rsidR="00B64FB7" w:rsidRDefault="00B64FB7" w:rsidP="006D723A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Atualização no Diagrama de Sequência RF06 Manter Planos de Agendamento</w:t>
            </w:r>
          </w:p>
        </w:tc>
        <w:tc>
          <w:tcPr>
            <w:tcW w:w="2377" w:type="dxa"/>
          </w:tcPr>
          <w:p w14:paraId="5A804F89" w14:textId="77777777" w:rsidR="00B64FB7" w:rsidRDefault="00B64FB7" w:rsidP="006D723A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Vinicius</w:t>
            </w:r>
          </w:p>
        </w:tc>
      </w:tr>
      <w:tr w:rsidR="00B64FB7" w:rsidRPr="00700FB6" w14:paraId="79EA245C" w14:textId="77777777" w:rsidTr="00607B63">
        <w:trPr>
          <w:trHeight w:val="330"/>
        </w:trPr>
        <w:tc>
          <w:tcPr>
            <w:tcW w:w="1436" w:type="dxa"/>
          </w:tcPr>
          <w:p w14:paraId="289B29BA" w14:textId="77777777" w:rsidR="00B64FB7" w:rsidRDefault="00B64FB7" w:rsidP="006D723A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28/10/2018</w:t>
            </w:r>
          </w:p>
        </w:tc>
        <w:tc>
          <w:tcPr>
            <w:tcW w:w="5023" w:type="dxa"/>
          </w:tcPr>
          <w:p w14:paraId="639C9BA3" w14:textId="77777777" w:rsidR="00B64FB7" w:rsidRDefault="00B64FB7" w:rsidP="006D723A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de Atividade RF06 Manter Planos de Agendamento</w:t>
            </w:r>
          </w:p>
        </w:tc>
        <w:tc>
          <w:tcPr>
            <w:tcW w:w="2377" w:type="dxa"/>
          </w:tcPr>
          <w:p w14:paraId="0A0B989B" w14:textId="77777777" w:rsidR="00B64FB7" w:rsidRDefault="00B64FB7" w:rsidP="006D723A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Vinicius</w:t>
            </w:r>
          </w:p>
        </w:tc>
      </w:tr>
      <w:tr w:rsidR="00300BBD" w:rsidRPr="00700FB6" w14:paraId="43A774AD" w14:textId="77777777" w:rsidTr="00607B63">
        <w:trPr>
          <w:trHeight w:val="330"/>
        </w:trPr>
        <w:tc>
          <w:tcPr>
            <w:tcW w:w="1436" w:type="dxa"/>
          </w:tcPr>
          <w:p w14:paraId="2681C427" w14:textId="77777777" w:rsidR="00300BBD" w:rsidRDefault="00300BBD" w:rsidP="006D723A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28/10/2018</w:t>
            </w:r>
          </w:p>
        </w:tc>
        <w:tc>
          <w:tcPr>
            <w:tcW w:w="5023" w:type="dxa"/>
          </w:tcPr>
          <w:p w14:paraId="5B4EC0D7" w14:textId="77777777" w:rsidR="00300BBD" w:rsidRDefault="00300BBD" w:rsidP="006D723A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de Atividade RF08 Registrar Pagamentos</w:t>
            </w:r>
          </w:p>
        </w:tc>
        <w:tc>
          <w:tcPr>
            <w:tcW w:w="2377" w:type="dxa"/>
          </w:tcPr>
          <w:p w14:paraId="7748EC8A" w14:textId="77777777" w:rsidR="00300BBD" w:rsidRDefault="00300BBD" w:rsidP="006D723A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Lucas</w:t>
            </w:r>
          </w:p>
        </w:tc>
      </w:tr>
      <w:tr w:rsidR="000C7C93" w14:paraId="538B2208" w14:textId="77777777" w:rsidTr="00CC5424">
        <w:trPr>
          <w:trHeight w:val="330"/>
        </w:trPr>
        <w:tc>
          <w:tcPr>
            <w:tcW w:w="1436" w:type="dxa"/>
          </w:tcPr>
          <w:p w14:paraId="0A33E525" w14:textId="77777777" w:rsidR="000C7C93" w:rsidRDefault="000C7C93" w:rsidP="00CC542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28/10/2018</w:t>
            </w:r>
          </w:p>
        </w:tc>
        <w:tc>
          <w:tcPr>
            <w:tcW w:w="5023" w:type="dxa"/>
          </w:tcPr>
          <w:p w14:paraId="03EA7D2F" w14:textId="77777777" w:rsidR="000C7C93" w:rsidRDefault="000C7C93" w:rsidP="00CC542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de Sequência RF05 Manter Serviços</w:t>
            </w:r>
          </w:p>
        </w:tc>
        <w:tc>
          <w:tcPr>
            <w:tcW w:w="2377" w:type="dxa"/>
          </w:tcPr>
          <w:p w14:paraId="55D12527" w14:textId="77777777" w:rsidR="000C7C93" w:rsidRDefault="000C7C93" w:rsidP="00CC542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Renan</w:t>
            </w:r>
          </w:p>
        </w:tc>
      </w:tr>
      <w:tr w:rsidR="000C7C93" w14:paraId="0B16C18A" w14:textId="77777777" w:rsidTr="00CC5424">
        <w:trPr>
          <w:trHeight w:val="330"/>
        </w:trPr>
        <w:tc>
          <w:tcPr>
            <w:tcW w:w="1436" w:type="dxa"/>
          </w:tcPr>
          <w:p w14:paraId="1BA57715" w14:textId="77777777" w:rsidR="000C7C93" w:rsidRDefault="000C7C93" w:rsidP="00CC542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28/10/2018</w:t>
            </w:r>
          </w:p>
        </w:tc>
        <w:tc>
          <w:tcPr>
            <w:tcW w:w="5023" w:type="dxa"/>
          </w:tcPr>
          <w:p w14:paraId="35D622DE" w14:textId="77777777" w:rsidR="000C7C93" w:rsidRDefault="000C7C93" w:rsidP="00CC542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Atualização do RF05 Manter Serviços</w:t>
            </w:r>
          </w:p>
        </w:tc>
        <w:tc>
          <w:tcPr>
            <w:tcW w:w="2377" w:type="dxa"/>
          </w:tcPr>
          <w:p w14:paraId="73046800" w14:textId="77777777" w:rsidR="000C7C93" w:rsidRDefault="000C7C93" w:rsidP="00CC542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Renan</w:t>
            </w:r>
          </w:p>
        </w:tc>
      </w:tr>
      <w:tr w:rsidR="00754710" w14:paraId="11A884B9" w14:textId="77777777" w:rsidTr="00CC5424">
        <w:trPr>
          <w:trHeight w:val="330"/>
        </w:trPr>
        <w:tc>
          <w:tcPr>
            <w:tcW w:w="1436" w:type="dxa"/>
          </w:tcPr>
          <w:p w14:paraId="030B703A" w14:textId="77777777" w:rsidR="00754710" w:rsidRDefault="00754710" w:rsidP="00CC542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29/10/2018</w:t>
            </w:r>
          </w:p>
        </w:tc>
        <w:tc>
          <w:tcPr>
            <w:tcW w:w="5023" w:type="dxa"/>
          </w:tcPr>
          <w:p w14:paraId="68DD112C" w14:textId="77777777" w:rsidR="00754710" w:rsidRDefault="00754710" w:rsidP="00CC542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de Atividades RF07 Gerenciar Agendamentos</w:t>
            </w:r>
          </w:p>
        </w:tc>
        <w:tc>
          <w:tcPr>
            <w:tcW w:w="2377" w:type="dxa"/>
          </w:tcPr>
          <w:p w14:paraId="03E8B65B" w14:textId="77777777" w:rsidR="00754710" w:rsidRDefault="00754710" w:rsidP="00CC542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João Marcos</w:t>
            </w:r>
          </w:p>
        </w:tc>
      </w:tr>
      <w:tr w:rsidR="001D524D" w14:paraId="17144940" w14:textId="77777777" w:rsidTr="00CC5424">
        <w:trPr>
          <w:trHeight w:val="330"/>
          <w:ins w:id="2" w:author="Silvia Helena" w:date="2018-12-08T11:06:00Z"/>
        </w:trPr>
        <w:tc>
          <w:tcPr>
            <w:tcW w:w="1436" w:type="dxa"/>
          </w:tcPr>
          <w:p w14:paraId="08F86183" w14:textId="77777777" w:rsidR="001D524D" w:rsidRDefault="001D524D" w:rsidP="00CC5424">
            <w:pPr>
              <w:rPr>
                <w:ins w:id="3" w:author="Silvia Helena" w:date="2018-12-08T11:06:00Z"/>
                <w:rFonts w:ascii="Arial" w:eastAsia="Arial" w:hAnsi="Arial" w:cs="Arial"/>
                <w:sz w:val="24"/>
              </w:rPr>
            </w:pPr>
            <w:ins w:id="4" w:author="Silvia Helena" w:date="2018-12-08T11:06:00Z">
              <w:r>
                <w:rPr>
                  <w:rFonts w:ascii="Arial" w:eastAsia="Arial" w:hAnsi="Arial" w:cs="Arial"/>
                  <w:sz w:val="24"/>
                </w:rPr>
                <w:t>8/12/2018</w:t>
              </w:r>
            </w:ins>
          </w:p>
        </w:tc>
        <w:tc>
          <w:tcPr>
            <w:tcW w:w="5023" w:type="dxa"/>
          </w:tcPr>
          <w:p w14:paraId="3BC189D3" w14:textId="77777777" w:rsidR="001D524D" w:rsidRDefault="001D524D" w:rsidP="00CC5424">
            <w:pPr>
              <w:rPr>
                <w:ins w:id="5" w:author="Silvia Helena" w:date="2018-12-08T11:06:00Z"/>
                <w:rFonts w:ascii="Arial" w:eastAsia="Arial" w:hAnsi="Arial" w:cs="Arial"/>
                <w:sz w:val="24"/>
              </w:rPr>
            </w:pPr>
            <w:ins w:id="6" w:author="Silvia Helena" w:date="2018-12-08T11:06:00Z">
              <w:r>
                <w:rPr>
                  <w:rFonts w:ascii="Arial" w:eastAsia="Arial" w:hAnsi="Arial" w:cs="Arial"/>
                  <w:sz w:val="24"/>
                </w:rPr>
                <w:t>Correção FINAL</w:t>
              </w:r>
            </w:ins>
          </w:p>
        </w:tc>
        <w:tc>
          <w:tcPr>
            <w:tcW w:w="2377" w:type="dxa"/>
          </w:tcPr>
          <w:p w14:paraId="0AD13614" w14:textId="77777777" w:rsidR="001D524D" w:rsidRDefault="001D524D" w:rsidP="00CC5424">
            <w:pPr>
              <w:rPr>
                <w:ins w:id="7" w:author="Silvia Helena" w:date="2018-12-08T11:06:00Z"/>
                <w:rFonts w:ascii="Arial" w:eastAsia="Arial" w:hAnsi="Arial" w:cs="Arial"/>
                <w:sz w:val="24"/>
              </w:rPr>
            </w:pPr>
            <w:ins w:id="8" w:author="Silvia Helena" w:date="2018-12-08T11:06:00Z">
              <w:r>
                <w:rPr>
                  <w:rFonts w:ascii="Arial" w:eastAsia="Arial" w:hAnsi="Arial" w:cs="Arial"/>
                  <w:sz w:val="24"/>
                </w:rPr>
                <w:t>Profa. Silvia</w:t>
              </w:r>
            </w:ins>
          </w:p>
        </w:tc>
      </w:tr>
    </w:tbl>
    <w:p w14:paraId="004AE7A2" w14:textId="77777777" w:rsidR="006431FD" w:rsidRDefault="006431FD" w:rsidP="006431FD">
      <w:pPr>
        <w:rPr>
          <w:rFonts w:eastAsia="Arial"/>
        </w:rPr>
      </w:pPr>
    </w:p>
    <w:p w14:paraId="54A4DAFC" w14:textId="77777777" w:rsidR="00FD5983" w:rsidRDefault="00FD5983" w:rsidP="006431FD">
      <w:pPr>
        <w:rPr>
          <w:rFonts w:eastAsia="Arial"/>
        </w:rPr>
      </w:pPr>
    </w:p>
    <w:p w14:paraId="5371EB09" w14:textId="77777777" w:rsidR="00A61392" w:rsidRDefault="00A61392">
      <w:pPr>
        <w:spacing w:after="200" w:line="276" w:lineRule="auto"/>
        <w:rPr>
          <w:rFonts w:eastAsia="Arial"/>
        </w:rPr>
        <w:sectPr w:rsidR="00A61392" w:rsidSect="00FD7065">
          <w:footerReference w:type="default" r:id="rId9"/>
          <w:pgSz w:w="11920" w:h="16840"/>
          <w:pgMar w:top="1701" w:right="1134" w:bottom="1134" w:left="1701" w:header="720" w:footer="720" w:gutter="0"/>
          <w:cols w:space="720"/>
        </w:sectPr>
      </w:pPr>
    </w:p>
    <w:p w14:paraId="5452994D" w14:textId="77777777" w:rsidR="006431FD" w:rsidRDefault="006431FD">
      <w:pPr>
        <w:spacing w:after="200" w:line="276" w:lineRule="auto"/>
        <w:rPr>
          <w:rFonts w:eastAsia="Arial"/>
        </w:rPr>
      </w:pPr>
      <w:r>
        <w:rPr>
          <w:rFonts w:eastAsia="Arial"/>
        </w:rPr>
        <w:br w:type="page"/>
      </w:r>
    </w:p>
    <w:p w14:paraId="7FD0016D" w14:textId="77777777" w:rsidR="006431FD" w:rsidRPr="0077175C" w:rsidRDefault="00DA58D8" w:rsidP="00CC4CC6">
      <w:pPr>
        <w:jc w:val="center"/>
        <w:rPr>
          <w:rFonts w:ascii="Arial" w:eastAsia="Arial" w:hAnsi="Arial" w:cs="Arial"/>
          <w:b/>
          <w:sz w:val="28"/>
        </w:rPr>
      </w:pPr>
      <w:r w:rsidRPr="00DA58D8">
        <w:rPr>
          <w:rFonts w:ascii="Arial" w:eastAsia="Arial" w:hAnsi="Arial" w:cs="Arial"/>
          <w:b/>
          <w:sz w:val="28"/>
        </w:rPr>
        <w:lastRenderedPageBreak/>
        <w:t>Sumá</w:t>
      </w:r>
      <w:r w:rsidR="006431FD" w:rsidRPr="00DA58D8">
        <w:rPr>
          <w:rFonts w:ascii="Arial" w:eastAsia="Arial" w:hAnsi="Arial" w:cs="Arial"/>
          <w:b/>
          <w:sz w:val="28"/>
        </w:rPr>
        <w:t>rio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lang w:eastAsia="en-US"/>
        </w:rPr>
        <w:id w:val="1974099496"/>
        <w:docPartObj>
          <w:docPartGallery w:val="Table of Contents"/>
          <w:docPartUnique/>
        </w:docPartObj>
      </w:sdtPr>
      <w:sdtEndPr>
        <w:rPr>
          <w:rFonts w:ascii="Arial" w:hAnsi="Arial" w:cs="Arial"/>
          <w:sz w:val="24"/>
        </w:rPr>
      </w:sdtEndPr>
      <w:sdtContent>
        <w:p w14:paraId="69D3A65C" w14:textId="77777777" w:rsidR="00DA58D8" w:rsidRDefault="00DA58D8">
          <w:pPr>
            <w:pStyle w:val="CabealhodoSumrio"/>
          </w:pPr>
        </w:p>
        <w:p w14:paraId="77A209AF" w14:textId="77777777" w:rsidR="00754710" w:rsidRDefault="00913731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r w:rsidRPr="00FD7065">
            <w:rPr>
              <w:rFonts w:ascii="Arial" w:hAnsi="Arial" w:cs="Arial"/>
              <w:sz w:val="24"/>
              <w:szCs w:val="24"/>
            </w:rPr>
            <w:fldChar w:fldCharType="begin"/>
          </w:r>
          <w:r w:rsidR="00DA58D8" w:rsidRPr="00FD7065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FD7065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528670615" w:history="1">
            <w:r w:rsidR="00754710" w:rsidRPr="0098547D">
              <w:rPr>
                <w:rStyle w:val="Hyperlink"/>
                <w:rFonts w:eastAsia="Arial"/>
                <w:noProof/>
              </w:rPr>
              <w:t>Gerenciamento de Configuração</w:t>
            </w:r>
            <w:r w:rsidR="007547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A7EDB" w14:textId="77777777" w:rsidR="00754710" w:rsidRDefault="004D6BB9">
          <w:pPr>
            <w:pStyle w:val="Sumrio1"/>
            <w:tabs>
              <w:tab w:val="left" w:pos="4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16" w:history="1">
            <w:r w:rsidR="00754710" w:rsidRPr="0098547D">
              <w:rPr>
                <w:rStyle w:val="Hyperlink"/>
                <w:rFonts w:eastAsia="Arial"/>
                <w:noProof/>
              </w:rPr>
              <w:t>1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I</w:t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N</w:t>
            </w:r>
            <w:r w:rsidR="00754710" w:rsidRPr="0098547D">
              <w:rPr>
                <w:rStyle w:val="Hyperlink"/>
                <w:rFonts w:eastAsia="Arial"/>
                <w:noProof/>
              </w:rPr>
              <w:t>T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R</w:t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ODU</w:t>
            </w:r>
            <w:r w:rsidR="00754710" w:rsidRPr="0098547D">
              <w:rPr>
                <w:rStyle w:val="Hyperlink"/>
                <w:rFonts w:eastAsia="Arial"/>
                <w:noProof/>
              </w:rPr>
              <w:t xml:space="preserve">ÇÃO AO </w:t>
            </w:r>
            <w:r w:rsidR="00754710" w:rsidRPr="0098547D">
              <w:rPr>
                <w:rStyle w:val="Hyperlink"/>
                <w:rFonts w:eastAsia="Arial"/>
                <w:noProof/>
                <w:spacing w:val="-4"/>
              </w:rPr>
              <w:t>D</w:t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O</w:t>
            </w:r>
            <w:r w:rsidR="00754710" w:rsidRPr="0098547D">
              <w:rPr>
                <w:rStyle w:val="Hyperlink"/>
                <w:rFonts w:eastAsia="Arial"/>
                <w:noProof/>
              </w:rPr>
              <w:t>C</w:t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U</w:t>
            </w:r>
            <w:r w:rsidR="00754710" w:rsidRPr="0098547D">
              <w:rPr>
                <w:rStyle w:val="Hyperlink"/>
                <w:rFonts w:eastAsia="Arial"/>
                <w:noProof/>
              </w:rPr>
              <w:t>ME</w:t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N</w:t>
            </w:r>
            <w:r w:rsidR="00754710" w:rsidRPr="0098547D">
              <w:rPr>
                <w:rStyle w:val="Hyperlink"/>
                <w:rFonts w:eastAsia="Arial"/>
                <w:noProof/>
              </w:rPr>
              <w:t>TO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_Toc528670616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7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10C149D7" w14:textId="77777777" w:rsidR="00754710" w:rsidRDefault="004D6BB9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17" w:history="1">
            <w:r w:rsidR="00754710" w:rsidRPr="0098547D">
              <w:rPr>
                <w:rStyle w:val="Hyperlink"/>
                <w:rFonts w:eastAsia="Arial"/>
                <w:noProof/>
              </w:rPr>
              <w:t>1.1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  <w:spacing w:val="-3"/>
              </w:rPr>
              <w:t>T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e</w:t>
            </w:r>
            <w:r w:rsidR="00754710" w:rsidRPr="0098547D">
              <w:rPr>
                <w:rStyle w:val="Hyperlink"/>
                <w:rFonts w:eastAsia="Arial"/>
                <w:noProof/>
              </w:rPr>
              <w:t>ma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_Toc528670617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7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623A6C02" w14:textId="77777777" w:rsidR="00754710" w:rsidRDefault="004D6BB9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18" w:history="1">
            <w:r w:rsidR="00754710" w:rsidRPr="0098547D">
              <w:rPr>
                <w:rStyle w:val="Hyperlink"/>
                <w:rFonts w:eastAsia="Arial"/>
                <w:noProof/>
              </w:rPr>
              <w:t>1.2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Ob</w:t>
            </w:r>
            <w:r w:rsidR="00754710" w:rsidRPr="0098547D">
              <w:rPr>
                <w:rStyle w:val="Hyperlink"/>
                <w:rFonts w:eastAsia="Arial"/>
                <w:noProof/>
                <w:spacing w:val="-2"/>
              </w:rPr>
              <w:t>j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e</w:t>
            </w:r>
            <w:r w:rsidR="00754710" w:rsidRPr="0098547D">
              <w:rPr>
                <w:rStyle w:val="Hyperlink"/>
                <w:rFonts w:eastAsia="Arial"/>
                <w:noProof/>
              </w:rPr>
              <w:t>t</w:t>
            </w:r>
            <w:r w:rsidR="00754710" w:rsidRPr="0098547D">
              <w:rPr>
                <w:rStyle w:val="Hyperlink"/>
                <w:rFonts w:eastAsia="Arial"/>
                <w:noProof/>
                <w:spacing w:val="2"/>
              </w:rPr>
              <w:t>i</w:t>
            </w:r>
            <w:r w:rsidR="00754710" w:rsidRPr="0098547D">
              <w:rPr>
                <w:rStyle w:val="Hyperlink"/>
                <w:rFonts w:eastAsia="Arial"/>
                <w:noProof/>
                <w:spacing w:val="-4"/>
              </w:rPr>
              <w:t>v</w:t>
            </w:r>
            <w:r w:rsidR="00754710" w:rsidRPr="0098547D">
              <w:rPr>
                <w:rStyle w:val="Hyperlink"/>
                <w:rFonts w:eastAsia="Arial"/>
                <w:noProof/>
              </w:rPr>
              <w:t>o do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 xml:space="preserve"> </w:t>
            </w:r>
            <w:r w:rsidR="00754710" w:rsidRPr="0098547D">
              <w:rPr>
                <w:rStyle w:val="Hyperlink"/>
                <w:rFonts w:eastAsia="Arial"/>
                <w:noProof/>
              </w:rPr>
              <w:t>Pro</w:t>
            </w:r>
            <w:r w:rsidR="00754710" w:rsidRPr="0098547D">
              <w:rPr>
                <w:rStyle w:val="Hyperlink"/>
                <w:rFonts w:eastAsia="Arial"/>
                <w:noProof/>
                <w:spacing w:val="-2"/>
              </w:rPr>
              <w:t>j</w:t>
            </w:r>
            <w:r w:rsidR="00754710" w:rsidRPr="0098547D">
              <w:rPr>
                <w:rStyle w:val="Hyperlink"/>
                <w:rFonts w:eastAsia="Arial"/>
                <w:noProof/>
                <w:spacing w:val="3"/>
              </w:rPr>
              <w:t>e</w:t>
            </w:r>
            <w:r w:rsidR="00754710" w:rsidRPr="0098547D">
              <w:rPr>
                <w:rStyle w:val="Hyperlink"/>
                <w:rFonts w:eastAsia="Arial"/>
                <w:noProof/>
              </w:rPr>
              <w:t>to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_Toc528670618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7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764E7DB0" w14:textId="77777777" w:rsidR="00754710" w:rsidRDefault="004D6BB9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19" w:history="1">
            <w:r w:rsidR="00754710" w:rsidRPr="0098547D">
              <w:rPr>
                <w:rStyle w:val="Hyperlink"/>
                <w:rFonts w:eastAsia="Arial"/>
                <w:noProof/>
              </w:rPr>
              <w:t>1.3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  <w:spacing w:val="-3"/>
              </w:rPr>
              <w:t>D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e</w:t>
            </w:r>
            <w:r w:rsidR="00754710" w:rsidRPr="0098547D">
              <w:rPr>
                <w:rStyle w:val="Hyperlink"/>
                <w:rFonts w:eastAsia="Arial"/>
                <w:noProof/>
              </w:rPr>
              <w:t>l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i</w:t>
            </w:r>
            <w:r w:rsidR="00754710" w:rsidRPr="0098547D">
              <w:rPr>
                <w:rStyle w:val="Hyperlink"/>
                <w:rFonts w:eastAsia="Arial"/>
                <w:noProof/>
              </w:rPr>
              <w:t>mit</w:t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a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çã</w:t>
            </w:r>
            <w:r w:rsidR="00754710" w:rsidRPr="0098547D">
              <w:rPr>
                <w:rStyle w:val="Hyperlink"/>
                <w:rFonts w:eastAsia="Arial"/>
                <w:noProof/>
              </w:rPr>
              <w:t>o do</w:t>
            </w:r>
            <w:r w:rsidR="00754710" w:rsidRPr="0098547D">
              <w:rPr>
                <w:rStyle w:val="Hyperlink"/>
                <w:rFonts w:eastAsia="Arial"/>
                <w:noProof/>
                <w:spacing w:val="-2"/>
              </w:rPr>
              <w:t xml:space="preserve"> P</w:t>
            </w:r>
            <w:r w:rsidR="00754710" w:rsidRPr="0098547D">
              <w:rPr>
                <w:rStyle w:val="Hyperlink"/>
                <w:rFonts w:eastAsia="Arial"/>
                <w:noProof/>
              </w:rPr>
              <w:t>robl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e</w:t>
            </w:r>
            <w:r w:rsidR="00754710" w:rsidRPr="0098547D">
              <w:rPr>
                <w:rStyle w:val="Hyperlink"/>
                <w:rFonts w:eastAsia="Arial"/>
                <w:noProof/>
              </w:rPr>
              <w:t>ma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_Toc528670619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7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3C38B788" w14:textId="77777777" w:rsidR="00754710" w:rsidRDefault="004D6BB9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20" w:history="1">
            <w:r w:rsidR="00754710" w:rsidRPr="0098547D">
              <w:rPr>
                <w:rStyle w:val="Hyperlink"/>
                <w:rFonts w:eastAsia="Arial"/>
                <w:noProof/>
              </w:rPr>
              <w:t>1.4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J</w:t>
            </w:r>
            <w:r w:rsidR="00754710" w:rsidRPr="0098547D">
              <w:rPr>
                <w:rStyle w:val="Hyperlink"/>
                <w:rFonts w:eastAsia="Arial"/>
                <w:noProof/>
              </w:rPr>
              <w:t>usti</w:t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f</w:t>
            </w:r>
            <w:r w:rsidR="00754710" w:rsidRPr="0098547D">
              <w:rPr>
                <w:rStyle w:val="Hyperlink"/>
                <w:rFonts w:eastAsia="Arial"/>
                <w:noProof/>
              </w:rPr>
              <w:t>i</w:t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c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a</w:t>
            </w:r>
            <w:r w:rsidR="00754710" w:rsidRPr="0098547D">
              <w:rPr>
                <w:rStyle w:val="Hyperlink"/>
                <w:rFonts w:eastAsia="Arial"/>
                <w:noProof/>
              </w:rPr>
              <w:t>ti</w:t>
            </w:r>
            <w:r w:rsidR="00754710" w:rsidRPr="0098547D">
              <w:rPr>
                <w:rStyle w:val="Hyperlink"/>
                <w:rFonts w:eastAsia="Arial"/>
                <w:noProof/>
                <w:spacing w:val="-4"/>
              </w:rPr>
              <w:t>v</w:t>
            </w:r>
            <w:r w:rsidR="00754710" w:rsidRPr="0098547D">
              <w:rPr>
                <w:rStyle w:val="Hyperlink"/>
                <w:rFonts w:eastAsia="Arial"/>
                <w:noProof/>
              </w:rPr>
              <w:t>a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 xml:space="preserve"> </w:t>
            </w:r>
            <w:r w:rsidR="00754710" w:rsidRPr="0098547D">
              <w:rPr>
                <w:rStyle w:val="Hyperlink"/>
                <w:rFonts w:eastAsia="Arial"/>
                <w:noProof/>
              </w:rPr>
              <w:t>da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 xml:space="preserve"> Esc</w:t>
            </w:r>
            <w:r w:rsidR="00754710" w:rsidRPr="0098547D">
              <w:rPr>
                <w:rStyle w:val="Hyperlink"/>
                <w:rFonts w:eastAsia="Arial"/>
                <w:noProof/>
              </w:rPr>
              <w:t>olha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 xml:space="preserve"> </w:t>
            </w:r>
            <w:r w:rsidR="00754710" w:rsidRPr="0098547D">
              <w:rPr>
                <w:rStyle w:val="Hyperlink"/>
                <w:rFonts w:eastAsia="Arial"/>
                <w:noProof/>
              </w:rPr>
              <w:t xml:space="preserve">do </w:t>
            </w:r>
            <w:r w:rsidR="00754710" w:rsidRPr="0098547D">
              <w:rPr>
                <w:rStyle w:val="Hyperlink"/>
                <w:rFonts w:eastAsia="Arial"/>
                <w:noProof/>
                <w:spacing w:val="-2"/>
              </w:rPr>
              <w:t>T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e</w:t>
            </w:r>
            <w:r w:rsidR="00754710" w:rsidRPr="0098547D">
              <w:rPr>
                <w:rStyle w:val="Hyperlink"/>
                <w:rFonts w:eastAsia="Arial"/>
                <w:noProof/>
              </w:rPr>
              <w:t>ma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_Toc528670620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7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66E5BA24" w14:textId="77777777" w:rsidR="00754710" w:rsidRDefault="004D6BB9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21" w:history="1">
            <w:r w:rsidR="00754710" w:rsidRPr="0098547D">
              <w:rPr>
                <w:rStyle w:val="Hyperlink"/>
                <w:rFonts w:eastAsia="Arial"/>
                <w:noProof/>
              </w:rPr>
              <w:t>1.5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M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é</w:t>
            </w:r>
            <w:r w:rsidR="00754710" w:rsidRPr="0098547D">
              <w:rPr>
                <w:rStyle w:val="Hyperlink"/>
                <w:rFonts w:eastAsia="Arial"/>
                <w:noProof/>
              </w:rPr>
              <w:t>t</w:t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o</w:t>
            </w:r>
            <w:r w:rsidR="00754710" w:rsidRPr="0098547D">
              <w:rPr>
                <w:rStyle w:val="Hyperlink"/>
                <w:rFonts w:eastAsia="Arial"/>
                <w:noProof/>
              </w:rPr>
              <w:t>do de</w:t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 xml:space="preserve"> </w:t>
            </w:r>
            <w:r w:rsidR="00754710" w:rsidRPr="0098547D">
              <w:rPr>
                <w:rStyle w:val="Hyperlink"/>
                <w:rFonts w:eastAsia="Arial"/>
                <w:noProof/>
              </w:rPr>
              <w:t>Tr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a</w:t>
            </w:r>
            <w:r w:rsidR="00754710" w:rsidRPr="0098547D">
              <w:rPr>
                <w:rStyle w:val="Hyperlink"/>
                <w:rFonts w:eastAsia="Arial"/>
                <w:noProof/>
              </w:rPr>
              <w:t>b</w:t>
            </w:r>
            <w:r w:rsidR="00754710" w:rsidRPr="0098547D">
              <w:rPr>
                <w:rStyle w:val="Hyperlink"/>
                <w:rFonts w:eastAsia="Arial"/>
                <w:noProof/>
                <w:spacing w:val="-2"/>
              </w:rPr>
              <w:t>al</w:t>
            </w:r>
            <w:r w:rsidR="00754710" w:rsidRPr="0098547D">
              <w:rPr>
                <w:rStyle w:val="Hyperlink"/>
                <w:rFonts w:eastAsia="Arial"/>
                <w:noProof/>
              </w:rPr>
              <w:t>ho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_Toc528670621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7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1622D9D6" w14:textId="77777777" w:rsidR="00754710" w:rsidRDefault="004D6BB9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22" w:history="1"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1.6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Organização do Trabalho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_Toc528670622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8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520BA9A7" w14:textId="77777777" w:rsidR="00754710" w:rsidRDefault="004D6BB9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23" w:history="1"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1.7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Glossário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_Toc528670623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8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24784D60" w14:textId="77777777" w:rsidR="00754710" w:rsidRDefault="004D6BB9">
          <w:pPr>
            <w:pStyle w:val="Sumrio1"/>
            <w:tabs>
              <w:tab w:val="left" w:pos="4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24" w:history="1">
            <w:r w:rsidR="00754710" w:rsidRPr="0098547D">
              <w:rPr>
                <w:rStyle w:val="Hyperlink"/>
                <w:rFonts w:eastAsia="Arial"/>
                <w:noProof/>
              </w:rPr>
              <w:t>2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D</w:t>
            </w:r>
            <w:r w:rsidR="00754710" w:rsidRPr="0098547D">
              <w:rPr>
                <w:rStyle w:val="Hyperlink"/>
                <w:rFonts w:eastAsia="Arial"/>
                <w:noProof/>
              </w:rPr>
              <w:t>ES</w:t>
            </w:r>
            <w:r w:rsidR="00754710" w:rsidRPr="0098547D">
              <w:rPr>
                <w:rStyle w:val="Hyperlink"/>
                <w:rFonts w:eastAsia="Arial"/>
                <w:noProof/>
                <w:spacing w:val="-3"/>
              </w:rPr>
              <w:t>C</w:t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R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I</w:t>
            </w:r>
            <w:r w:rsidR="00754710" w:rsidRPr="0098547D">
              <w:rPr>
                <w:rStyle w:val="Hyperlink"/>
                <w:rFonts w:eastAsia="Arial"/>
                <w:noProof/>
              </w:rPr>
              <w:t>ÇÃO G</w:t>
            </w:r>
            <w:r w:rsidR="00754710" w:rsidRPr="0098547D">
              <w:rPr>
                <w:rStyle w:val="Hyperlink"/>
                <w:rFonts w:eastAsia="Arial"/>
                <w:noProof/>
                <w:spacing w:val="-3"/>
              </w:rPr>
              <w:t>E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R</w:t>
            </w:r>
            <w:r w:rsidR="00754710" w:rsidRPr="0098547D">
              <w:rPr>
                <w:rStyle w:val="Hyperlink"/>
                <w:rFonts w:eastAsia="Arial"/>
                <w:noProof/>
                <w:spacing w:val="-3"/>
              </w:rPr>
              <w:t>A</w:t>
            </w:r>
            <w:r w:rsidR="00754710" w:rsidRPr="0098547D">
              <w:rPr>
                <w:rStyle w:val="Hyperlink"/>
                <w:rFonts w:eastAsia="Arial"/>
                <w:noProof/>
              </w:rPr>
              <w:t xml:space="preserve">L </w:t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D</w:t>
            </w:r>
            <w:r w:rsidR="00754710" w:rsidRPr="0098547D">
              <w:rPr>
                <w:rStyle w:val="Hyperlink"/>
                <w:rFonts w:eastAsia="Arial"/>
                <w:noProof/>
              </w:rPr>
              <w:t>O S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I</w:t>
            </w:r>
            <w:r w:rsidR="00754710" w:rsidRPr="0098547D">
              <w:rPr>
                <w:rStyle w:val="Hyperlink"/>
                <w:rFonts w:eastAsia="Arial"/>
                <w:noProof/>
                <w:spacing w:val="-3"/>
              </w:rPr>
              <w:t>S</w:t>
            </w:r>
            <w:r w:rsidR="00754710" w:rsidRPr="0098547D">
              <w:rPr>
                <w:rStyle w:val="Hyperlink"/>
                <w:rFonts w:eastAsia="Arial"/>
                <w:noProof/>
              </w:rPr>
              <w:t>TEMA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_Toc528670624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9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363D3052" w14:textId="77777777" w:rsidR="00754710" w:rsidRDefault="004D6BB9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25" w:history="1">
            <w:r w:rsidR="00754710" w:rsidRPr="0098547D">
              <w:rPr>
                <w:rStyle w:val="Hyperlink"/>
                <w:rFonts w:eastAsia="Arial"/>
                <w:noProof/>
              </w:rPr>
              <w:t>2.1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  <w:spacing w:val="-3"/>
              </w:rPr>
              <w:t>D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esc</w:t>
            </w:r>
            <w:r w:rsidR="00754710" w:rsidRPr="0098547D">
              <w:rPr>
                <w:rStyle w:val="Hyperlink"/>
                <w:rFonts w:eastAsia="Arial"/>
                <w:noProof/>
                <w:spacing w:val="-2"/>
              </w:rPr>
              <w:t>r</w:t>
            </w:r>
            <w:r w:rsidR="00754710" w:rsidRPr="0098547D">
              <w:rPr>
                <w:rStyle w:val="Hyperlink"/>
                <w:rFonts w:eastAsia="Arial"/>
                <w:noProof/>
              </w:rPr>
              <w:t>i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çã</w:t>
            </w:r>
            <w:r w:rsidR="00754710" w:rsidRPr="0098547D">
              <w:rPr>
                <w:rStyle w:val="Hyperlink"/>
                <w:rFonts w:eastAsia="Arial"/>
                <w:noProof/>
              </w:rPr>
              <w:t>o</w:t>
            </w:r>
            <w:r w:rsidR="00754710" w:rsidRPr="0098547D">
              <w:rPr>
                <w:rStyle w:val="Hyperlink"/>
                <w:rFonts w:eastAsia="Arial"/>
                <w:noProof/>
                <w:spacing w:val="-2"/>
              </w:rPr>
              <w:t xml:space="preserve"> </w:t>
            </w:r>
            <w:r w:rsidR="00754710" w:rsidRPr="0098547D">
              <w:rPr>
                <w:rStyle w:val="Hyperlink"/>
                <w:rFonts w:eastAsia="Arial"/>
                <w:noProof/>
              </w:rPr>
              <w:t xml:space="preserve">do 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P</w:t>
            </w:r>
            <w:r w:rsidR="00754710" w:rsidRPr="0098547D">
              <w:rPr>
                <w:rStyle w:val="Hyperlink"/>
                <w:rFonts w:eastAsia="Arial"/>
                <w:noProof/>
              </w:rPr>
              <w:t>r</w:t>
            </w:r>
            <w:r w:rsidR="00754710" w:rsidRPr="0098547D">
              <w:rPr>
                <w:rStyle w:val="Hyperlink"/>
                <w:rFonts w:eastAsia="Arial"/>
                <w:noProof/>
                <w:spacing w:val="-2"/>
              </w:rPr>
              <w:t>o</w:t>
            </w:r>
            <w:r w:rsidR="00754710" w:rsidRPr="0098547D">
              <w:rPr>
                <w:rStyle w:val="Hyperlink"/>
                <w:rFonts w:eastAsia="Arial"/>
                <w:noProof/>
              </w:rPr>
              <w:t>bl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e</w:t>
            </w:r>
            <w:r w:rsidR="00754710" w:rsidRPr="0098547D">
              <w:rPr>
                <w:rStyle w:val="Hyperlink"/>
                <w:rFonts w:eastAsia="Arial"/>
                <w:noProof/>
              </w:rPr>
              <w:t>ma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_Toc528670625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9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64738876" w14:textId="77777777" w:rsidR="00754710" w:rsidRDefault="004D6BB9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26" w:history="1">
            <w:r w:rsidR="00754710" w:rsidRPr="0098547D">
              <w:rPr>
                <w:rStyle w:val="Hyperlink"/>
                <w:rFonts w:eastAsia="Arial"/>
                <w:noProof/>
              </w:rPr>
              <w:t>2.2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Ob</w:t>
            </w:r>
            <w:r w:rsidR="00754710" w:rsidRPr="0098547D">
              <w:rPr>
                <w:rStyle w:val="Hyperlink"/>
                <w:rFonts w:eastAsia="Arial"/>
                <w:noProof/>
                <w:spacing w:val="-2"/>
              </w:rPr>
              <w:t>j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e</w:t>
            </w:r>
            <w:r w:rsidR="00754710" w:rsidRPr="0098547D">
              <w:rPr>
                <w:rStyle w:val="Hyperlink"/>
                <w:rFonts w:eastAsia="Arial"/>
                <w:noProof/>
              </w:rPr>
              <w:t>t</w:t>
            </w:r>
            <w:r w:rsidR="00754710" w:rsidRPr="0098547D">
              <w:rPr>
                <w:rStyle w:val="Hyperlink"/>
                <w:rFonts w:eastAsia="Arial"/>
                <w:noProof/>
                <w:spacing w:val="2"/>
              </w:rPr>
              <w:t>i</w:t>
            </w:r>
            <w:r w:rsidR="00754710" w:rsidRPr="0098547D">
              <w:rPr>
                <w:rStyle w:val="Hyperlink"/>
                <w:rFonts w:eastAsia="Arial"/>
                <w:noProof/>
                <w:spacing w:val="-4"/>
              </w:rPr>
              <w:t>v</w:t>
            </w:r>
            <w:r w:rsidR="00754710" w:rsidRPr="0098547D">
              <w:rPr>
                <w:rStyle w:val="Hyperlink"/>
                <w:rFonts w:eastAsia="Arial"/>
                <w:noProof/>
              </w:rPr>
              <w:t xml:space="preserve">o do 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S</w:t>
            </w:r>
            <w:r w:rsidR="00754710" w:rsidRPr="0098547D">
              <w:rPr>
                <w:rStyle w:val="Hyperlink"/>
                <w:rFonts w:eastAsia="Arial"/>
                <w:noProof/>
              </w:rPr>
              <w:t>i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s</w:t>
            </w:r>
            <w:r w:rsidR="00754710" w:rsidRPr="0098547D">
              <w:rPr>
                <w:rStyle w:val="Hyperlink"/>
                <w:rFonts w:eastAsia="Arial"/>
                <w:noProof/>
              </w:rPr>
              <w:t>t</w:t>
            </w:r>
            <w:r w:rsidR="00754710" w:rsidRPr="0098547D">
              <w:rPr>
                <w:rStyle w:val="Hyperlink"/>
                <w:rFonts w:eastAsia="Arial"/>
                <w:noProof/>
                <w:spacing w:val="-2"/>
              </w:rPr>
              <w:t>e</w:t>
            </w:r>
            <w:r w:rsidR="00754710" w:rsidRPr="0098547D">
              <w:rPr>
                <w:rStyle w:val="Hyperlink"/>
                <w:rFonts w:eastAsia="Arial"/>
                <w:noProof/>
              </w:rPr>
              <w:t>ma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_Toc528670626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9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3F470C6E" w14:textId="77777777" w:rsidR="00754710" w:rsidRDefault="004D6BB9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27" w:history="1">
            <w:r w:rsidR="00754710" w:rsidRPr="0098547D">
              <w:rPr>
                <w:rStyle w:val="Hyperlink"/>
                <w:rFonts w:eastAsia="Arial"/>
                <w:noProof/>
              </w:rPr>
              <w:t>2.3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Descrição do Sistema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_Toc528670627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9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23B4B194" w14:textId="77777777" w:rsidR="00754710" w:rsidRDefault="004D6BB9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28" w:history="1">
            <w:r w:rsidR="00754710" w:rsidRPr="0098547D">
              <w:rPr>
                <w:rStyle w:val="Hyperlink"/>
                <w:rFonts w:eastAsia="Arial"/>
                <w:noProof/>
              </w:rPr>
              <w:t>2.4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Prin</w:t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c</w:t>
            </w:r>
            <w:r w:rsidR="00754710" w:rsidRPr="0098547D">
              <w:rPr>
                <w:rStyle w:val="Hyperlink"/>
                <w:rFonts w:eastAsia="Arial"/>
                <w:noProof/>
              </w:rPr>
              <w:t>ip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a</w:t>
            </w:r>
            <w:r w:rsidR="00754710" w:rsidRPr="0098547D">
              <w:rPr>
                <w:rStyle w:val="Hyperlink"/>
                <w:rFonts w:eastAsia="Arial"/>
                <w:noProof/>
              </w:rPr>
              <w:t>is</w:t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 xml:space="preserve"> 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 xml:space="preserve">envolvidos </w:t>
            </w:r>
            <w:r w:rsidR="00754710" w:rsidRPr="0098547D">
              <w:rPr>
                <w:rStyle w:val="Hyperlink"/>
                <w:rFonts w:eastAsia="Arial"/>
                <w:noProof/>
              </w:rPr>
              <w:t>e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 xml:space="preserve"> s</w:t>
            </w:r>
            <w:r w:rsidR="00754710" w:rsidRPr="0098547D">
              <w:rPr>
                <w:rStyle w:val="Hyperlink"/>
                <w:rFonts w:eastAsia="Arial"/>
                <w:noProof/>
              </w:rPr>
              <w:t>u</w:t>
            </w:r>
            <w:r w:rsidR="00754710" w:rsidRPr="0098547D">
              <w:rPr>
                <w:rStyle w:val="Hyperlink"/>
                <w:rFonts w:eastAsia="Arial"/>
                <w:noProof/>
                <w:spacing w:val="-2"/>
              </w:rPr>
              <w:t>a</w:t>
            </w:r>
            <w:r w:rsidR="00754710" w:rsidRPr="0098547D">
              <w:rPr>
                <w:rStyle w:val="Hyperlink"/>
                <w:rFonts w:eastAsia="Arial"/>
                <w:noProof/>
              </w:rPr>
              <w:t>s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 xml:space="preserve"> </w:t>
            </w:r>
            <w:r w:rsidR="00754710" w:rsidRPr="0098547D">
              <w:rPr>
                <w:rStyle w:val="Hyperlink"/>
                <w:rFonts w:eastAsia="Arial"/>
                <w:noProof/>
              </w:rPr>
              <w:t>C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a</w:t>
            </w:r>
            <w:r w:rsidR="00754710" w:rsidRPr="0098547D">
              <w:rPr>
                <w:rStyle w:val="Hyperlink"/>
                <w:rFonts w:eastAsia="Arial"/>
                <w:noProof/>
              </w:rPr>
              <w:t>r</w:t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a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c</w:t>
            </w:r>
            <w:r w:rsidR="00754710" w:rsidRPr="0098547D">
              <w:rPr>
                <w:rStyle w:val="Hyperlink"/>
                <w:rFonts w:eastAsia="Arial"/>
                <w:noProof/>
              </w:rPr>
              <w:t>t</w:t>
            </w:r>
            <w:r w:rsidR="00754710" w:rsidRPr="0098547D">
              <w:rPr>
                <w:rStyle w:val="Hyperlink"/>
                <w:rFonts w:eastAsia="Arial"/>
                <w:noProof/>
                <w:spacing w:val="-2"/>
              </w:rPr>
              <w:t>e</w:t>
            </w:r>
            <w:r w:rsidR="00754710" w:rsidRPr="0098547D">
              <w:rPr>
                <w:rStyle w:val="Hyperlink"/>
                <w:rFonts w:eastAsia="Arial"/>
                <w:noProof/>
              </w:rPr>
              <w:t>rí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s</w:t>
            </w:r>
            <w:r w:rsidR="00754710" w:rsidRPr="0098547D">
              <w:rPr>
                <w:rStyle w:val="Hyperlink"/>
                <w:rFonts w:eastAsia="Arial"/>
                <w:noProof/>
              </w:rPr>
              <w:t>tic</w:t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a</w:t>
            </w:r>
            <w:r w:rsidR="00754710" w:rsidRPr="0098547D">
              <w:rPr>
                <w:rStyle w:val="Hyperlink"/>
                <w:rFonts w:eastAsia="Arial"/>
                <w:noProof/>
              </w:rPr>
              <w:t>s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_Toc528670628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9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660D3788" w14:textId="77777777" w:rsidR="00754710" w:rsidRDefault="004D6BB9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29" w:history="1">
            <w:r w:rsidR="00754710" w:rsidRPr="0098547D">
              <w:rPr>
                <w:rStyle w:val="Hyperlink"/>
                <w:rFonts w:eastAsia="Arial"/>
                <w:noProof/>
              </w:rPr>
              <w:t>2.4.1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Usuários do Sistema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_Toc528670629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9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24184229" w14:textId="77777777" w:rsidR="00754710" w:rsidRDefault="004D6BB9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30" w:history="1">
            <w:r w:rsidR="00754710" w:rsidRPr="0098547D">
              <w:rPr>
                <w:rStyle w:val="Hyperlink"/>
                <w:rFonts w:eastAsia="Arial"/>
                <w:noProof/>
              </w:rPr>
              <w:t>2.4.2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Desenvolvedores do Sistema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_Toc528670630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9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51AEEBFF" w14:textId="77777777" w:rsidR="00754710" w:rsidRDefault="004D6BB9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31" w:history="1">
            <w:r w:rsidR="00754710" w:rsidRPr="0098547D">
              <w:rPr>
                <w:rStyle w:val="Hyperlink"/>
                <w:noProof/>
              </w:rPr>
              <w:t>2.5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noProof/>
              </w:rPr>
              <w:t>Regras de Negócio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_Toc528670631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9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3EA06BF4" w14:textId="77777777" w:rsidR="00754710" w:rsidRDefault="004D6BB9">
          <w:pPr>
            <w:pStyle w:val="Sumrio1"/>
            <w:tabs>
              <w:tab w:val="left" w:pos="4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32" w:history="1">
            <w:r w:rsidR="00754710" w:rsidRPr="0098547D">
              <w:rPr>
                <w:rStyle w:val="Hyperlink"/>
                <w:rFonts w:eastAsia="Arial"/>
                <w:noProof/>
              </w:rPr>
              <w:t>3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REQUISITOS DO SISTEMA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_Toc528670632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10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2B5A5312" w14:textId="77777777" w:rsidR="00754710" w:rsidRDefault="004D6BB9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33" w:history="1">
            <w:r w:rsidR="00754710" w:rsidRPr="0098547D">
              <w:rPr>
                <w:rStyle w:val="Hyperlink"/>
                <w:rFonts w:eastAsia="Arial"/>
                <w:noProof/>
              </w:rPr>
              <w:t>3.1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Requisitos Funcionais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_Toc528670633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10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4331B4CD" w14:textId="77777777" w:rsidR="00754710" w:rsidRDefault="004D6BB9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34" w:history="1">
            <w:r w:rsidR="00754710" w:rsidRPr="0098547D">
              <w:rPr>
                <w:rStyle w:val="Hyperlink"/>
                <w:rFonts w:eastAsia="Arial" w:cs="Arial"/>
                <w:noProof/>
              </w:rPr>
              <w:t>3.2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noProof/>
              </w:rPr>
              <w:t>Requisitos Não Funcionais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_Toc528670634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14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64F1FF73" w14:textId="77777777" w:rsidR="00754710" w:rsidRDefault="004D6BB9">
          <w:pPr>
            <w:pStyle w:val="Sumrio1"/>
            <w:tabs>
              <w:tab w:val="left" w:pos="4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35" w:history="1">
            <w:r w:rsidR="00754710" w:rsidRPr="0098547D">
              <w:rPr>
                <w:rStyle w:val="Hyperlink"/>
                <w:rFonts w:eastAsia="Arial"/>
                <w:noProof/>
              </w:rPr>
              <w:t>4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MODELAGEM DO SISTEMA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_Toc528670635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15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32E1DCF5" w14:textId="77777777" w:rsidR="00754710" w:rsidRDefault="004D6BB9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36" w:history="1">
            <w:r w:rsidR="00754710" w:rsidRPr="0098547D">
              <w:rPr>
                <w:rStyle w:val="Hyperlink"/>
                <w:rFonts w:eastAsia="Arial"/>
                <w:noProof/>
              </w:rPr>
              <w:t>4.1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Protótipos de Telas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_Toc528670636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15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1DE6785A" w14:textId="77777777" w:rsidR="00754710" w:rsidRDefault="004D6BB9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37" w:history="1">
            <w:r w:rsidR="00754710" w:rsidRPr="0098547D">
              <w:rPr>
                <w:rStyle w:val="Hyperlink"/>
                <w:rFonts w:eastAsia="Arial" w:cs="Arial"/>
                <w:noProof/>
              </w:rPr>
              <w:t>4.1.1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 xml:space="preserve">Protótipo da tela de </w:t>
            </w:r>
            <w:r w:rsidR="00754710" w:rsidRPr="0098547D">
              <w:rPr>
                <w:rStyle w:val="Hyperlink"/>
                <w:rFonts w:eastAsia="Arial" w:cs="Arial"/>
                <w:noProof/>
              </w:rPr>
              <w:t>login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_Toc528670637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15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2DA3C3E7" w14:textId="77777777" w:rsidR="00754710" w:rsidRDefault="004D6BB9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38" w:history="1">
            <w:r w:rsidR="00754710" w:rsidRPr="0098547D">
              <w:rPr>
                <w:rStyle w:val="Hyperlink"/>
                <w:rFonts w:eastAsia="Arial" w:cs="Arial"/>
                <w:noProof/>
              </w:rPr>
              <w:t>4.1.2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 w:cs="Arial"/>
                <w:noProof/>
              </w:rPr>
              <w:t>Protótipo da tela de início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_Toc528670638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15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7E9F3906" w14:textId="77777777" w:rsidR="00754710" w:rsidRDefault="004D6BB9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39" w:history="1">
            <w:r w:rsidR="00754710" w:rsidRPr="0098547D">
              <w:rPr>
                <w:rStyle w:val="Hyperlink"/>
                <w:rFonts w:eastAsia="Arial" w:cs="Arial"/>
                <w:noProof/>
              </w:rPr>
              <w:t>4.1.3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 w:cs="Arial"/>
                <w:noProof/>
              </w:rPr>
              <w:t>Protótipo da tela de cadastro de usuários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_Toc528670639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16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3D5B9FA7" w14:textId="77777777" w:rsidR="00754710" w:rsidRDefault="004D6BB9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40" w:history="1">
            <w:r w:rsidR="00754710" w:rsidRPr="0098547D">
              <w:rPr>
                <w:rStyle w:val="Hyperlink"/>
                <w:rFonts w:eastAsia="Arial" w:cs="Arial"/>
                <w:noProof/>
              </w:rPr>
              <w:t>4.1.4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 w:cs="Arial"/>
                <w:noProof/>
              </w:rPr>
              <w:t>Protótipo da tela de agendamentos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_Toc528670640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16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7F08A8E6" w14:textId="77777777" w:rsidR="00754710" w:rsidRDefault="004D6BB9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41" w:history="1">
            <w:r w:rsidR="00754710" w:rsidRPr="0098547D">
              <w:rPr>
                <w:rStyle w:val="Hyperlink"/>
                <w:rFonts w:eastAsia="Arial" w:cs="Arial"/>
                <w:noProof/>
              </w:rPr>
              <w:t>4.1.5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 w:cs="Arial"/>
                <w:noProof/>
              </w:rPr>
              <w:t>Protótipo da tela de cadastro de clientes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_Toc528670641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16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0A447A97" w14:textId="77777777" w:rsidR="00754710" w:rsidRDefault="004D6BB9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42" w:history="1">
            <w:r w:rsidR="00754710" w:rsidRPr="0098547D">
              <w:rPr>
                <w:rStyle w:val="Hyperlink"/>
                <w:rFonts w:eastAsia="Arial" w:cs="Arial"/>
                <w:noProof/>
              </w:rPr>
              <w:t>4.1.6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 w:cs="Arial"/>
                <w:noProof/>
              </w:rPr>
              <w:t>Protótipo da tela de clientes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_Toc528670642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17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001FB03A" w14:textId="77777777" w:rsidR="00754710" w:rsidRDefault="004D6BB9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43" w:history="1">
            <w:r w:rsidR="00754710" w:rsidRPr="0098547D">
              <w:rPr>
                <w:rStyle w:val="Hyperlink"/>
                <w:rFonts w:eastAsia="Arial" w:cs="Arial"/>
                <w:noProof/>
              </w:rPr>
              <w:t>4.1.7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 w:cs="Arial"/>
                <w:noProof/>
              </w:rPr>
              <w:t>Protótipo da tela de cadastro de animais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_Toc528670643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17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5AB84B7A" w14:textId="77777777" w:rsidR="00754710" w:rsidRDefault="004D6BB9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44" w:history="1">
            <w:r w:rsidR="00754710" w:rsidRPr="0098547D">
              <w:rPr>
                <w:rStyle w:val="Hyperlink"/>
                <w:rFonts w:eastAsia="Arial" w:cs="Arial"/>
                <w:noProof/>
              </w:rPr>
              <w:t>4.1.8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 w:cs="Arial"/>
                <w:noProof/>
              </w:rPr>
              <w:t>Protótipo da tela de cadastro de relatórios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_Toc528670644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17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6B34802E" w14:textId="77777777" w:rsidR="00754710" w:rsidRDefault="004D6BB9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45" w:history="1">
            <w:r w:rsidR="00754710" w:rsidRPr="0098547D">
              <w:rPr>
                <w:rStyle w:val="Hyperlink"/>
                <w:noProof/>
              </w:rPr>
              <w:t>4.2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noProof/>
              </w:rPr>
              <w:t>Diagramas de Use Case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_Toc528670645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18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58264C69" w14:textId="77777777" w:rsidR="00754710" w:rsidRDefault="004D6BB9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46" w:history="1">
            <w:r w:rsidR="00754710" w:rsidRPr="0098547D">
              <w:rPr>
                <w:rStyle w:val="Hyperlink"/>
                <w:rFonts w:eastAsia="Arial"/>
                <w:noProof/>
              </w:rPr>
              <w:t>4.3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Diagrama de Classe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_Toc528670646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38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504E40F8" w14:textId="77777777" w:rsidR="00754710" w:rsidRDefault="004D6BB9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47" w:history="1">
            <w:r w:rsidR="00754710" w:rsidRPr="0098547D">
              <w:rPr>
                <w:rStyle w:val="Hyperlink"/>
                <w:rFonts w:eastAsia="Arial"/>
                <w:noProof/>
              </w:rPr>
              <w:t>4.4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Diagrama de Sequência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_Toc528670647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39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651F485A" w14:textId="77777777" w:rsidR="00754710" w:rsidRDefault="004D6BB9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48" w:history="1">
            <w:r w:rsidR="00754710" w:rsidRPr="0098547D">
              <w:rPr>
                <w:rStyle w:val="Hyperlink"/>
                <w:rFonts w:eastAsia="Arial"/>
                <w:noProof/>
              </w:rPr>
              <w:t>4.4.1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Manter Clientes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_Toc528670648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39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7C2791DD" w14:textId="77777777" w:rsidR="00754710" w:rsidRDefault="004D6BB9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49" w:history="1">
            <w:r w:rsidR="00754710" w:rsidRPr="0098547D">
              <w:rPr>
                <w:rStyle w:val="Hyperlink"/>
                <w:rFonts w:eastAsia="Arial"/>
                <w:noProof/>
              </w:rPr>
              <w:t>4.4.2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Manter Serviços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_Toc528670649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40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1513BE14" w14:textId="77777777" w:rsidR="00754710" w:rsidRDefault="004D6BB9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50" w:history="1">
            <w:r w:rsidR="00754710" w:rsidRPr="0098547D">
              <w:rPr>
                <w:rStyle w:val="Hyperlink"/>
                <w:rFonts w:eastAsia="Arial"/>
                <w:noProof/>
              </w:rPr>
              <w:t>4.4.3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Manter Planos de Agendamento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_Toc528670650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41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316FC33C" w14:textId="77777777" w:rsidR="00754710" w:rsidRDefault="004D6BB9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51" w:history="1">
            <w:r w:rsidR="00754710" w:rsidRPr="0098547D">
              <w:rPr>
                <w:rStyle w:val="Hyperlink"/>
                <w:rFonts w:eastAsia="Arial"/>
                <w:noProof/>
              </w:rPr>
              <w:t>4.4.4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Gerenciar Agendamentos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_Toc528670651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42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27A19097" w14:textId="77777777" w:rsidR="00754710" w:rsidRDefault="004D6BB9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52" w:history="1">
            <w:r w:rsidR="00754710" w:rsidRPr="0098547D">
              <w:rPr>
                <w:rStyle w:val="Hyperlink"/>
                <w:rFonts w:eastAsia="Arial"/>
                <w:noProof/>
              </w:rPr>
              <w:t>4.4.5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Registrar Pagamentos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_Toc528670652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42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7C34C8BE" w14:textId="77777777" w:rsidR="00754710" w:rsidRDefault="004D6BB9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53" w:history="1">
            <w:r w:rsidR="00754710" w:rsidRPr="0098547D">
              <w:rPr>
                <w:rStyle w:val="Hyperlink"/>
                <w:rFonts w:eastAsia="Arial"/>
                <w:noProof/>
              </w:rPr>
              <w:t>4.4.6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Emitir Relatório de Agendamentos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_Toc528670653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43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100623B4" w14:textId="77777777" w:rsidR="00754710" w:rsidRDefault="004D6BB9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54" w:history="1">
            <w:r w:rsidR="00754710" w:rsidRPr="0098547D">
              <w:rPr>
                <w:rStyle w:val="Hyperlink"/>
                <w:rFonts w:eastAsia="Arial"/>
                <w:noProof/>
              </w:rPr>
              <w:t>4.5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Diagramas de Atividade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_Toc528670654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43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56945B79" w14:textId="77777777" w:rsidR="00754710" w:rsidRDefault="004D6BB9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55" w:history="1">
            <w:r w:rsidR="00754710" w:rsidRPr="0098547D">
              <w:rPr>
                <w:rStyle w:val="Hyperlink"/>
                <w:rFonts w:eastAsia="Arial"/>
                <w:noProof/>
              </w:rPr>
              <w:t>4.5.1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Manter Clientes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_Toc528670655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43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14861BCF" w14:textId="77777777" w:rsidR="00754710" w:rsidRDefault="004D6BB9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56" w:history="1">
            <w:r w:rsidR="00754710" w:rsidRPr="0098547D">
              <w:rPr>
                <w:rStyle w:val="Hyperlink"/>
                <w:rFonts w:eastAsia="Arial"/>
                <w:noProof/>
              </w:rPr>
              <w:t>4.5.2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Manter Planos de Agendamento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_Toc528670656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44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77E5886C" w14:textId="77777777" w:rsidR="00754710" w:rsidRDefault="004D6BB9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57" w:history="1">
            <w:r w:rsidR="00754710" w:rsidRPr="0098547D">
              <w:rPr>
                <w:rStyle w:val="Hyperlink"/>
                <w:rFonts w:eastAsia="Arial"/>
                <w:noProof/>
              </w:rPr>
              <w:t>4.5.3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Registrar Pagamentos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_Toc528670657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44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3BAF883A" w14:textId="77777777" w:rsidR="00754710" w:rsidRDefault="004D6BB9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58" w:history="1">
            <w:r w:rsidR="00754710" w:rsidRPr="0098547D">
              <w:rPr>
                <w:rStyle w:val="Hyperlink"/>
                <w:rFonts w:eastAsia="Arial"/>
                <w:noProof/>
              </w:rPr>
              <w:t>4.5.4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Emitir Relatório de Agendamentos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_Toc528670658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45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5809EF9D" w14:textId="77777777" w:rsidR="00754710" w:rsidRDefault="004D6BB9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59" w:history="1">
            <w:r w:rsidR="00754710" w:rsidRPr="0098547D">
              <w:rPr>
                <w:rStyle w:val="Hyperlink"/>
                <w:rFonts w:eastAsia="Arial"/>
                <w:noProof/>
              </w:rPr>
              <w:t>4.5.5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Manter Serviços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_Toc528670659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45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103A2C03" w14:textId="77777777" w:rsidR="00754710" w:rsidRDefault="004D6BB9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60" w:history="1">
            <w:r w:rsidR="00754710" w:rsidRPr="0098547D">
              <w:rPr>
                <w:rStyle w:val="Hyperlink"/>
                <w:rFonts w:eastAsia="Arial"/>
                <w:noProof/>
              </w:rPr>
              <w:t>4.5.6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Gerenciar Agendamentos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_Toc528670660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46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22B717A1" w14:textId="77777777" w:rsidR="00DA58D8" w:rsidRPr="00DA58D8" w:rsidRDefault="00913731">
          <w:pPr>
            <w:rPr>
              <w:rFonts w:ascii="Arial" w:hAnsi="Arial" w:cs="Arial"/>
              <w:sz w:val="24"/>
            </w:rPr>
          </w:pPr>
          <w:r w:rsidRPr="00FD7065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6512393A" w14:textId="77777777" w:rsidR="00A61392" w:rsidRDefault="00A61392">
      <w:pPr>
        <w:spacing w:after="200" w:line="276" w:lineRule="auto"/>
        <w:rPr>
          <w:rFonts w:ascii="Arial" w:eastAsia="Arial" w:hAnsi="Arial" w:cs="Arial"/>
          <w:sz w:val="24"/>
        </w:rPr>
        <w:sectPr w:rsidR="00A61392" w:rsidSect="00A61392">
          <w:footerReference w:type="default" r:id="rId10"/>
          <w:type w:val="continuous"/>
          <w:pgSz w:w="11920" w:h="16840"/>
          <w:pgMar w:top="1701" w:right="1134" w:bottom="1134" w:left="1701" w:header="720" w:footer="720" w:gutter="0"/>
          <w:cols w:space="720"/>
        </w:sectPr>
      </w:pPr>
    </w:p>
    <w:p w14:paraId="072A59B0" w14:textId="77777777" w:rsidR="006431FD" w:rsidRPr="00DA58D8" w:rsidRDefault="006431FD">
      <w:pPr>
        <w:spacing w:after="200" w:line="276" w:lineRule="auto"/>
        <w:rPr>
          <w:rFonts w:ascii="Arial" w:eastAsia="Arial" w:hAnsi="Arial" w:cs="Arial"/>
          <w:sz w:val="24"/>
        </w:rPr>
      </w:pPr>
      <w:r w:rsidRPr="00DA58D8">
        <w:rPr>
          <w:rFonts w:ascii="Arial" w:eastAsia="Arial" w:hAnsi="Arial" w:cs="Arial"/>
          <w:sz w:val="24"/>
        </w:rPr>
        <w:br w:type="page"/>
      </w:r>
    </w:p>
    <w:p w14:paraId="7EBF72D3" w14:textId="77777777" w:rsidR="00182499" w:rsidRDefault="00CD7821" w:rsidP="0059288D">
      <w:pPr>
        <w:pStyle w:val="Ttulo1"/>
        <w:rPr>
          <w:rFonts w:eastAsia="Arial"/>
        </w:rPr>
      </w:pPr>
      <w:bookmarkStart w:id="9" w:name="_Toc528670616"/>
      <w:r>
        <w:rPr>
          <w:rFonts w:eastAsia="Arial"/>
          <w:spacing w:val="1"/>
        </w:rPr>
        <w:lastRenderedPageBreak/>
        <w:t>I</w:t>
      </w:r>
      <w:r>
        <w:rPr>
          <w:rFonts w:eastAsia="Arial"/>
          <w:spacing w:val="-1"/>
        </w:rPr>
        <w:t>N</w:t>
      </w:r>
      <w:r>
        <w:rPr>
          <w:rFonts w:eastAsia="Arial"/>
        </w:rPr>
        <w:t>T</w:t>
      </w:r>
      <w:r>
        <w:rPr>
          <w:rFonts w:eastAsia="Arial"/>
          <w:spacing w:val="1"/>
        </w:rPr>
        <w:t>R</w:t>
      </w:r>
      <w:r>
        <w:rPr>
          <w:rFonts w:eastAsia="Arial"/>
          <w:spacing w:val="-1"/>
        </w:rPr>
        <w:t>ODU</w:t>
      </w:r>
      <w:r>
        <w:rPr>
          <w:rFonts w:eastAsia="Arial"/>
        </w:rPr>
        <w:t xml:space="preserve">ÇÃO AO </w:t>
      </w:r>
      <w:r>
        <w:rPr>
          <w:rFonts w:eastAsia="Arial"/>
          <w:spacing w:val="-4"/>
        </w:rPr>
        <w:t>D</w:t>
      </w:r>
      <w:r>
        <w:rPr>
          <w:rFonts w:eastAsia="Arial"/>
          <w:spacing w:val="-1"/>
        </w:rPr>
        <w:t>O</w:t>
      </w:r>
      <w:r>
        <w:rPr>
          <w:rFonts w:eastAsia="Arial"/>
        </w:rPr>
        <w:t>C</w:t>
      </w:r>
      <w:r>
        <w:rPr>
          <w:rFonts w:eastAsia="Arial"/>
          <w:spacing w:val="-1"/>
        </w:rPr>
        <w:t>U</w:t>
      </w:r>
      <w:r>
        <w:rPr>
          <w:rFonts w:eastAsia="Arial"/>
        </w:rPr>
        <w:t>ME</w:t>
      </w:r>
      <w:r>
        <w:rPr>
          <w:rFonts w:eastAsia="Arial"/>
          <w:spacing w:val="-1"/>
        </w:rPr>
        <w:t>N</w:t>
      </w:r>
      <w:r>
        <w:rPr>
          <w:rFonts w:eastAsia="Arial"/>
        </w:rPr>
        <w:t>TO</w:t>
      </w:r>
      <w:bookmarkEnd w:id="9"/>
    </w:p>
    <w:p w14:paraId="11A50A35" w14:textId="77777777" w:rsidR="00182499" w:rsidRDefault="00C7313B" w:rsidP="00E72404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 w:rsidRPr="00C7313B">
        <w:rPr>
          <w:rFonts w:ascii="Arial" w:eastAsia="Arial" w:hAnsi="Arial" w:cs="Arial"/>
        </w:rPr>
        <w:t xml:space="preserve">Este documento </w:t>
      </w:r>
      <w:r>
        <w:rPr>
          <w:rFonts w:ascii="Arial" w:eastAsia="Arial" w:hAnsi="Arial" w:cs="Arial"/>
        </w:rPr>
        <w:t xml:space="preserve">contém a </w:t>
      </w:r>
      <w:r w:rsidRPr="00C7313B">
        <w:rPr>
          <w:rFonts w:ascii="Arial" w:eastAsia="Arial" w:hAnsi="Arial" w:cs="Arial"/>
        </w:rPr>
        <w:t>especifica</w:t>
      </w:r>
      <w:r>
        <w:rPr>
          <w:rFonts w:ascii="Arial" w:eastAsia="Arial" w:hAnsi="Arial" w:cs="Arial"/>
        </w:rPr>
        <w:t>ção</w:t>
      </w:r>
      <w:r w:rsidRPr="00C7313B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>d</w:t>
      </w:r>
      <w:r w:rsidRPr="00C7313B">
        <w:rPr>
          <w:rFonts w:ascii="Arial" w:eastAsia="Arial" w:hAnsi="Arial" w:cs="Arial"/>
        </w:rPr>
        <w:t xml:space="preserve">os requisitos do sistema de Agendamento de Banho e Tosa, fornecendo aos desenvolvedores </w:t>
      </w:r>
      <w:r w:rsidR="00AB29D5">
        <w:rPr>
          <w:rFonts w:ascii="Arial" w:eastAsia="Arial" w:hAnsi="Arial" w:cs="Arial"/>
        </w:rPr>
        <w:t xml:space="preserve">e clientes </w:t>
      </w:r>
      <w:r w:rsidRPr="00C7313B">
        <w:rPr>
          <w:rFonts w:ascii="Arial" w:eastAsia="Arial" w:hAnsi="Arial" w:cs="Arial"/>
        </w:rPr>
        <w:t>as informações necessárias para o projeto e implementação, assim como para a realização dos testes e homologação do sistema.</w:t>
      </w:r>
    </w:p>
    <w:p w14:paraId="038548FB" w14:textId="77777777" w:rsidR="00A31F57" w:rsidRPr="00A31F57" w:rsidRDefault="00A31F57" w:rsidP="00A31F57">
      <w:pPr>
        <w:spacing w:after="240" w:line="260" w:lineRule="exact"/>
        <w:jc w:val="both"/>
        <w:rPr>
          <w:rFonts w:ascii="Arial" w:eastAsia="Arial" w:hAnsi="Arial" w:cs="Arial"/>
        </w:rPr>
      </w:pPr>
    </w:p>
    <w:p w14:paraId="2B4D81BA" w14:textId="77777777" w:rsidR="00182499" w:rsidRDefault="00182499" w:rsidP="00A31F57">
      <w:pPr>
        <w:pStyle w:val="Ttulo2"/>
        <w:rPr>
          <w:rFonts w:eastAsia="Arial"/>
        </w:rPr>
      </w:pPr>
      <w:bookmarkStart w:id="10" w:name="_Toc528670617"/>
      <w:r>
        <w:rPr>
          <w:rFonts w:eastAsia="Arial"/>
          <w:spacing w:val="-3"/>
        </w:rPr>
        <w:t>T</w:t>
      </w:r>
      <w:r>
        <w:rPr>
          <w:rFonts w:eastAsia="Arial"/>
          <w:spacing w:val="1"/>
        </w:rPr>
        <w:t>e</w:t>
      </w:r>
      <w:r>
        <w:rPr>
          <w:rFonts w:eastAsia="Arial"/>
        </w:rPr>
        <w:t>ma</w:t>
      </w:r>
      <w:bookmarkEnd w:id="10"/>
    </w:p>
    <w:p w14:paraId="57768D6B" w14:textId="77777777" w:rsidR="00C7313B" w:rsidRDefault="00C7313B" w:rsidP="0057792F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 w:rsidRPr="00C7313B">
        <w:rPr>
          <w:rFonts w:ascii="Arial" w:eastAsia="Arial" w:hAnsi="Arial" w:cs="Arial"/>
        </w:rPr>
        <w:t xml:space="preserve">Desenvolvimento de sistema para gerenciamento </w:t>
      </w:r>
      <w:r w:rsidR="0045759A">
        <w:rPr>
          <w:rFonts w:ascii="Arial" w:eastAsia="Arial" w:hAnsi="Arial" w:cs="Arial"/>
        </w:rPr>
        <w:t>de serviço</w:t>
      </w:r>
      <w:r w:rsidR="00802D67">
        <w:rPr>
          <w:rFonts w:ascii="Arial" w:eastAsia="Arial" w:hAnsi="Arial" w:cs="Arial"/>
        </w:rPr>
        <w:t>s</w:t>
      </w:r>
      <w:r w:rsidR="0045759A">
        <w:rPr>
          <w:rFonts w:ascii="Arial" w:eastAsia="Arial" w:hAnsi="Arial" w:cs="Arial"/>
        </w:rPr>
        <w:t xml:space="preserve"> de Banho e Tosa</w:t>
      </w:r>
      <w:r w:rsidR="00F870A3">
        <w:rPr>
          <w:rFonts w:ascii="Arial" w:eastAsia="Arial" w:hAnsi="Arial" w:cs="Arial"/>
        </w:rPr>
        <w:t>,</w:t>
      </w:r>
      <w:r w:rsidR="0045759A">
        <w:rPr>
          <w:rFonts w:ascii="Arial" w:eastAsia="Arial" w:hAnsi="Arial" w:cs="Arial"/>
        </w:rPr>
        <w:t xml:space="preserve"> prestados em estabelecimentos de Pet Shop.</w:t>
      </w:r>
    </w:p>
    <w:p w14:paraId="7A1C1B55" w14:textId="77777777" w:rsidR="0045759A" w:rsidRPr="0057792F" w:rsidRDefault="0045759A" w:rsidP="002F19F5">
      <w:pPr>
        <w:spacing w:before="15" w:line="260" w:lineRule="exact"/>
        <w:jc w:val="both"/>
        <w:rPr>
          <w:rFonts w:ascii="Arial" w:eastAsia="Arial" w:hAnsi="Arial" w:cs="Arial"/>
        </w:rPr>
      </w:pPr>
    </w:p>
    <w:p w14:paraId="23518770" w14:textId="77777777" w:rsidR="00182499" w:rsidRDefault="00182499" w:rsidP="0059288D">
      <w:pPr>
        <w:pStyle w:val="Ttulo2"/>
        <w:rPr>
          <w:rFonts w:eastAsia="Arial"/>
        </w:rPr>
      </w:pPr>
      <w:bookmarkStart w:id="11" w:name="_Toc528670618"/>
      <w:r>
        <w:rPr>
          <w:rFonts w:eastAsia="Arial"/>
        </w:rPr>
        <w:t>Ob</w:t>
      </w:r>
      <w:r>
        <w:rPr>
          <w:rFonts w:eastAsia="Arial"/>
          <w:spacing w:val="-2"/>
        </w:rPr>
        <w:t>j</w:t>
      </w:r>
      <w:r>
        <w:rPr>
          <w:rFonts w:eastAsia="Arial"/>
          <w:spacing w:val="1"/>
        </w:rPr>
        <w:t>e</w:t>
      </w:r>
      <w:r>
        <w:rPr>
          <w:rFonts w:eastAsia="Arial"/>
        </w:rPr>
        <w:t>t</w:t>
      </w:r>
      <w:r>
        <w:rPr>
          <w:rFonts w:eastAsia="Arial"/>
          <w:spacing w:val="2"/>
        </w:rPr>
        <w:t>i</w:t>
      </w:r>
      <w:r>
        <w:rPr>
          <w:rFonts w:eastAsia="Arial"/>
          <w:spacing w:val="-4"/>
        </w:rPr>
        <w:t>v</w:t>
      </w:r>
      <w:r>
        <w:rPr>
          <w:rFonts w:eastAsia="Arial"/>
        </w:rPr>
        <w:t>o do</w:t>
      </w:r>
      <w:r>
        <w:rPr>
          <w:rFonts w:eastAsia="Arial"/>
          <w:spacing w:val="1"/>
        </w:rPr>
        <w:t xml:space="preserve"> </w:t>
      </w:r>
      <w:r>
        <w:rPr>
          <w:rFonts w:eastAsia="Arial"/>
        </w:rPr>
        <w:t>Pro</w:t>
      </w:r>
      <w:r>
        <w:rPr>
          <w:rFonts w:eastAsia="Arial"/>
          <w:spacing w:val="-2"/>
        </w:rPr>
        <w:t>j</w:t>
      </w:r>
      <w:r>
        <w:rPr>
          <w:rFonts w:eastAsia="Arial"/>
          <w:spacing w:val="3"/>
        </w:rPr>
        <w:t>e</w:t>
      </w:r>
      <w:r>
        <w:rPr>
          <w:rFonts w:eastAsia="Arial"/>
        </w:rPr>
        <w:t>to</w:t>
      </w:r>
      <w:bookmarkEnd w:id="11"/>
    </w:p>
    <w:p w14:paraId="09C59B66" w14:textId="77777777" w:rsidR="000F4A98" w:rsidRPr="004D5FA9" w:rsidRDefault="000F4A98" w:rsidP="004D5FA9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 w:rsidRPr="000F4A98">
        <w:rPr>
          <w:rFonts w:ascii="Arial" w:eastAsia="Arial" w:hAnsi="Arial" w:cs="Arial"/>
        </w:rPr>
        <w:t xml:space="preserve">O objetivo central do projeto é ter como resultado um sistema </w:t>
      </w:r>
      <w:r w:rsidR="004E0493">
        <w:rPr>
          <w:rFonts w:ascii="Arial" w:eastAsia="Arial" w:hAnsi="Arial" w:cs="Arial"/>
        </w:rPr>
        <w:t>que</w:t>
      </w:r>
      <w:r w:rsidR="004E0493" w:rsidRPr="000F4A98">
        <w:rPr>
          <w:rFonts w:ascii="Arial" w:eastAsia="Arial" w:hAnsi="Arial" w:cs="Arial"/>
        </w:rPr>
        <w:t xml:space="preserve"> </w:t>
      </w:r>
      <w:r w:rsidRPr="000F4A98">
        <w:rPr>
          <w:rFonts w:ascii="Arial" w:eastAsia="Arial" w:hAnsi="Arial" w:cs="Arial"/>
        </w:rPr>
        <w:t>agiliz</w:t>
      </w:r>
      <w:r w:rsidR="004E0493">
        <w:rPr>
          <w:rFonts w:ascii="Arial" w:eastAsia="Arial" w:hAnsi="Arial" w:cs="Arial"/>
        </w:rPr>
        <w:t>e</w:t>
      </w:r>
      <w:r w:rsidRPr="000F4A98">
        <w:rPr>
          <w:rFonts w:ascii="Arial" w:eastAsia="Arial" w:hAnsi="Arial" w:cs="Arial"/>
        </w:rPr>
        <w:t xml:space="preserve"> os atendimentos em empresas do ramo de </w:t>
      </w:r>
      <w:r w:rsidR="00410E49">
        <w:rPr>
          <w:rFonts w:ascii="Arial" w:eastAsia="Arial" w:hAnsi="Arial" w:cs="Arial"/>
        </w:rPr>
        <w:t xml:space="preserve">Pet Shop que </w:t>
      </w:r>
      <w:r w:rsidR="002F19F5">
        <w:rPr>
          <w:rFonts w:ascii="Arial" w:eastAsia="Arial" w:hAnsi="Arial" w:cs="Arial"/>
        </w:rPr>
        <w:t>forneçam</w:t>
      </w:r>
      <w:r w:rsidR="00410E49">
        <w:rPr>
          <w:rFonts w:ascii="Arial" w:eastAsia="Arial" w:hAnsi="Arial" w:cs="Arial"/>
        </w:rPr>
        <w:t xml:space="preserve"> serviço de banho e tosa</w:t>
      </w:r>
      <w:r w:rsidRPr="000F4A98">
        <w:rPr>
          <w:rFonts w:ascii="Arial" w:eastAsia="Arial" w:hAnsi="Arial" w:cs="Arial"/>
        </w:rPr>
        <w:t xml:space="preserve">, auxiliando os usuários </w:t>
      </w:r>
      <w:r w:rsidR="00410E49">
        <w:rPr>
          <w:rFonts w:ascii="Arial" w:eastAsia="Arial" w:hAnsi="Arial" w:cs="Arial"/>
        </w:rPr>
        <w:t xml:space="preserve">do sistema </w:t>
      </w:r>
      <w:r w:rsidRPr="000F4A98">
        <w:rPr>
          <w:rFonts w:ascii="Arial" w:eastAsia="Arial" w:hAnsi="Arial" w:cs="Arial"/>
        </w:rPr>
        <w:t xml:space="preserve">no desempenho </w:t>
      </w:r>
      <w:r w:rsidR="004E0493" w:rsidRPr="000F4A98">
        <w:rPr>
          <w:rFonts w:ascii="Arial" w:eastAsia="Arial" w:hAnsi="Arial" w:cs="Arial"/>
        </w:rPr>
        <w:t>d</w:t>
      </w:r>
      <w:r w:rsidR="004E0493">
        <w:rPr>
          <w:rFonts w:ascii="Arial" w:eastAsia="Arial" w:hAnsi="Arial" w:cs="Arial"/>
        </w:rPr>
        <w:t>as</w:t>
      </w:r>
      <w:r w:rsidR="004E0493" w:rsidRPr="000F4A98">
        <w:rPr>
          <w:rFonts w:ascii="Arial" w:eastAsia="Arial" w:hAnsi="Arial" w:cs="Arial"/>
        </w:rPr>
        <w:t xml:space="preserve"> </w:t>
      </w:r>
      <w:r w:rsidRPr="000F4A98">
        <w:rPr>
          <w:rFonts w:ascii="Arial" w:eastAsia="Arial" w:hAnsi="Arial" w:cs="Arial"/>
        </w:rPr>
        <w:t xml:space="preserve">funções </w:t>
      </w:r>
      <w:r w:rsidR="00410E49">
        <w:rPr>
          <w:rFonts w:ascii="Arial" w:eastAsia="Arial" w:hAnsi="Arial" w:cs="Arial"/>
        </w:rPr>
        <w:t>relacionadas ao serviço</w:t>
      </w:r>
      <w:r w:rsidRPr="000F4A98">
        <w:rPr>
          <w:rFonts w:ascii="Arial" w:eastAsia="Arial" w:hAnsi="Arial" w:cs="Arial"/>
        </w:rPr>
        <w:t>.</w:t>
      </w:r>
    </w:p>
    <w:p w14:paraId="7CE74502" w14:textId="77777777" w:rsidR="00182499" w:rsidRPr="00915BC3" w:rsidRDefault="00182499" w:rsidP="00875FF4">
      <w:pPr>
        <w:spacing w:before="12" w:line="260" w:lineRule="exact"/>
        <w:jc w:val="both"/>
        <w:rPr>
          <w:rFonts w:ascii="Arial" w:hAnsi="Arial" w:cs="Arial"/>
        </w:rPr>
      </w:pPr>
    </w:p>
    <w:p w14:paraId="4F4F5D54" w14:textId="77777777" w:rsidR="00182499" w:rsidRDefault="00182499" w:rsidP="0059288D">
      <w:pPr>
        <w:pStyle w:val="Ttulo2"/>
        <w:rPr>
          <w:rFonts w:eastAsia="Arial"/>
        </w:rPr>
      </w:pPr>
      <w:bookmarkStart w:id="12" w:name="_Toc528670619"/>
      <w:r>
        <w:rPr>
          <w:rFonts w:eastAsia="Arial"/>
          <w:spacing w:val="-3"/>
        </w:rPr>
        <w:t>D</w:t>
      </w:r>
      <w:r>
        <w:rPr>
          <w:rFonts w:eastAsia="Arial"/>
          <w:spacing w:val="1"/>
        </w:rPr>
        <w:t>e</w:t>
      </w:r>
      <w:r>
        <w:rPr>
          <w:rFonts w:eastAsia="Arial"/>
        </w:rPr>
        <w:t>l</w:t>
      </w:r>
      <w:r>
        <w:rPr>
          <w:rFonts w:eastAsia="Arial"/>
          <w:spacing w:val="1"/>
        </w:rPr>
        <w:t>i</w:t>
      </w:r>
      <w:r>
        <w:rPr>
          <w:rFonts w:eastAsia="Arial"/>
        </w:rPr>
        <w:t>mit</w:t>
      </w:r>
      <w:r>
        <w:rPr>
          <w:rFonts w:eastAsia="Arial"/>
          <w:spacing w:val="-1"/>
        </w:rPr>
        <w:t>a</w:t>
      </w:r>
      <w:r>
        <w:rPr>
          <w:rFonts w:eastAsia="Arial"/>
          <w:spacing w:val="1"/>
        </w:rPr>
        <w:t>çã</w:t>
      </w:r>
      <w:r>
        <w:rPr>
          <w:rFonts w:eastAsia="Arial"/>
        </w:rPr>
        <w:t>o do</w:t>
      </w:r>
      <w:r>
        <w:rPr>
          <w:rFonts w:eastAsia="Arial"/>
          <w:spacing w:val="-2"/>
        </w:rPr>
        <w:t xml:space="preserve"> P</w:t>
      </w:r>
      <w:r>
        <w:rPr>
          <w:rFonts w:eastAsia="Arial"/>
        </w:rPr>
        <w:t>robl</w:t>
      </w:r>
      <w:r>
        <w:rPr>
          <w:rFonts w:eastAsia="Arial"/>
          <w:spacing w:val="1"/>
        </w:rPr>
        <w:t>e</w:t>
      </w:r>
      <w:r>
        <w:rPr>
          <w:rFonts w:eastAsia="Arial"/>
        </w:rPr>
        <w:t>ma</w:t>
      </w:r>
      <w:bookmarkEnd w:id="12"/>
    </w:p>
    <w:p w14:paraId="32BC463E" w14:textId="77777777" w:rsidR="004B16B6" w:rsidRDefault="009F458D" w:rsidP="004062B1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 w:rsidRPr="009F458D">
        <w:rPr>
          <w:rFonts w:ascii="Arial" w:eastAsia="Arial" w:hAnsi="Arial" w:cs="Arial"/>
        </w:rPr>
        <w:t>Este projeto de software delimitou-se em desenvolver um sistema que auxilie nas funções de gerenciamento do serviço de banho e tosa oferecido no estabelecimento comercial Espaço Animal, que presta serviços relacionados a Pet Shop na região de Ourinhos/SP no ano de 2018.</w:t>
      </w:r>
    </w:p>
    <w:p w14:paraId="7BDF937C" w14:textId="77777777" w:rsidR="000F4A98" w:rsidRPr="004062B1" w:rsidRDefault="000F4A98" w:rsidP="004062B1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 w:rsidRPr="000F4A98">
        <w:rPr>
          <w:rFonts w:ascii="Arial" w:eastAsia="Arial" w:hAnsi="Arial" w:cs="Arial"/>
        </w:rPr>
        <w:t>O software atual utilizado na empresa é deficiente nas funções de agendamento e cadastro de animais, causando riscos de agendamentos mal realizados</w:t>
      </w:r>
      <w:r w:rsidR="004E0493">
        <w:rPr>
          <w:rFonts w:ascii="Arial" w:eastAsia="Arial" w:hAnsi="Arial" w:cs="Arial"/>
        </w:rPr>
        <w:t>,</w:t>
      </w:r>
      <w:r w:rsidRPr="000F4A98">
        <w:rPr>
          <w:rFonts w:ascii="Arial" w:eastAsia="Arial" w:hAnsi="Arial" w:cs="Arial"/>
        </w:rPr>
        <w:t xml:space="preserve"> má produtividade da empresa</w:t>
      </w:r>
      <w:r w:rsidR="004E0493">
        <w:rPr>
          <w:rFonts w:ascii="Arial" w:eastAsia="Arial" w:hAnsi="Arial" w:cs="Arial"/>
        </w:rPr>
        <w:t>, dificuldade</w:t>
      </w:r>
      <w:r w:rsidR="002F19F5">
        <w:rPr>
          <w:rFonts w:ascii="Arial" w:eastAsia="Arial" w:hAnsi="Arial" w:cs="Arial"/>
        </w:rPr>
        <w:t>s</w:t>
      </w:r>
      <w:r w:rsidR="004E0493">
        <w:rPr>
          <w:rFonts w:ascii="Arial" w:eastAsia="Arial" w:hAnsi="Arial" w:cs="Arial"/>
        </w:rPr>
        <w:t xml:space="preserve"> em gerar relatórios e gerenciar planos</w:t>
      </w:r>
      <w:r w:rsidR="009422FA">
        <w:rPr>
          <w:rFonts w:ascii="Arial" w:eastAsia="Arial" w:hAnsi="Arial" w:cs="Arial"/>
        </w:rPr>
        <w:t xml:space="preserve"> de clientes</w:t>
      </w:r>
      <w:r w:rsidRPr="000F4A98">
        <w:rPr>
          <w:rFonts w:ascii="Arial" w:eastAsia="Arial" w:hAnsi="Arial" w:cs="Arial"/>
        </w:rPr>
        <w:t>.</w:t>
      </w:r>
    </w:p>
    <w:p w14:paraId="4B29E984" w14:textId="77777777" w:rsidR="00182499" w:rsidRPr="00875FF4" w:rsidRDefault="00182499" w:rsidP="00875FF4">
      <w:pPr>
        <w:spacing w:before="14" w:line="260" w:lineRule="exact"/>
        <w:jc w:val="both"/>
        <w:rPr>
          <w:rFonts w:ascii="Arial" w:hAnsi="Arial" w:cs="Arial"/>
        </w:rPr>
      </w:pPr>
    </w:p>
    <w:p w14:paraId="21F05555" w14:textId="77777777" w:rsidR="00182499" w:rsidRDefault="00182499" w:rsidP="0059288D">
      <w:pPr>
        <w:pStyle w:val="Ttulo2"/>
        <w:rPr>
          <w:rFonts w:eastAsia="Arial"/>
        </w:rPr>
      </w:pPr>
      <w:bookmarkStart w:id="13" w:name="_Toc528670620"/>
      <w:r>
        <w:rPr>
          <w:rFonts w:eastAsia="Arial"/>
          <w:spacing w:val="1"/>
        </w:rPr>
        <w:t>J</w:t>
      </w:r>
      <w:r>
        <w:rPr>
          <w:rFonts w:eastAsia="Arial"/>
        </w:rPr>
        <w:t>usti</w:t>
      </w:r>
      <w:r>
        <w:rPr>
          <w:rFonts w:eastAsia="Arial"/>
          <w:spacing w:val="-1"/>
        </w:rPr>
        <w:t>f</w:t>
      </w:r>
      <w:r>
        <w:rPr>
          <w:rFonts w:eastAsia="Arial"/>
        </w:rPr>
        <w:t>i</w:t>
      </w:r>
      <w:r>
        <w:rPr>
          <w:rFonts w:eastAsia="Arial"/>
          <w:spacing w:val="-1"/>
        </w:rPr>
        <w:t>c</w:t>
      </w:r>
      <w:r>
        <w:rPr>
          <w:rFonts w:eastAsia="Arial"/>
          <w:spacing w:val="1"/>
        </w:rPr>
        <w:t>a</w:t>
      </w:r>
      <w:r>
        <w:rPr>
          <w:rFonts w:eastAsia="Arial"/>
        </w:rPr>
        <w:t>ti</w:t>
      </w:r>
      <w:r>
        <w:rPr>
          <w:rFonts w:eastAsia="Arial"/>
          <w:spacing w:val="-4"/>
        </w:rPr>
        <w:t>v</w:t>
      </w:r>
      <w:r>
        <w:rPr>
          <w:rFonts w:eastAsia="Arial"/>
        </w:rPr>
        <w:t>a</w:t>
      </w:r>
      <w:r>
        <w:rPr>
          <w:rFonts w:eastAsia="Arial"/>
          <w:spacing w:val="1"/>
        </w:rPr>
        <w:t xml:space="preserve"> </w:t>
      </w:r>
      <w:r>
        <w:rPr>
          <w:rFonts w:eastAsia="Arial"/>
        </w:rPr>
        <w:t>da</w:t>
      </w:r>
      <w:r>
        <w:rPr>
          <w:rFonts w:eastAsia="Arial"/>
          <w:spacing w:val="1"/>
        </w:rPr>
        <w:t xml:space="preserve"> Esc</w:t>
      </w:r>
      <w:r>
        <w:rPr>
          <w:rFonts w:eastAsia="Arial"/>
        </w:rPr>
        <w:t>olha</w:t>
      </w:r>
      <w:r>
        <w:rPr>
          <w:rFonts w:eastAsia="Arial"/>
          <w:spacing w:val="1"/>
        </w:rPr>
        <w:t xml:space="preserve"> </w:t>
      </w:r>
      <w:r>
        <w:rPr>
          <w:rFonts w:eastAsia="Arial"/>
        </w:rPr>
        <w:t xml:space="preserve">do </w:t>
      </w:r>
      <w:r>
        <w:rPr>
          <w:rFonts w:eastAsia="Arial"/>
          <w:spacing w:val="-2"/>
        </w:rPr>
        <w:t>T</w:t>
      </w:r>
      <w:r>
        <w:rPr>
          <w:rFonts w:eastAsia="Arial"/>
          <w:spacing w:val="1"/>
        </w:rPr>
        <w:t>e</w:t>
      </w:r>
      <w:r>
        <w:rPr>
          <w:rFonts w:eastAsia="Arial"/>
        </w:rPr>
        <w:t>ma</w:t>
      </w:r>
      <w:bookmarkEnd w:id="13"/>
    </w:p>
    <w:p w14:paraId="1C065255" w14:textId="77777777" w:rsidR="00514F53" w:rsidRPr="000F4A98" w:rsidRDefault="000F4A98" w:rsidP="00AB29D5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 w:rsidRPr="000F4A98">
        <w:rPr>
          <w:rFonts w:ascii="Arial" w:eastAsia="Arial" w:hAnsi="Arial" w:cs="Arial"/>
        </w:rPr>
        <w:t>Diante das opções de projetos fornecidas pelo grupo, a escolha d</w:t>
      </w:r>
      <w:r w:rsidR="00AB29D5">
        <w:rPr>
          <w:rFonts w:ascii="Arial" w:eastAsia="Arial" w:hAnsi="Arial" w:cs="Arial"/>
        </w:rPr>
        <w:t>e um sistema que gerencie as atividades do serviço de</w:t>
      </w:r>
      <w:r w:rsidRPr="000F4A98">
        <w:rPr>
          <w:rFonts w:ascii="Arial" w:eastAsia="Arial" w:hAnsi="Arial" w:cs="Arial"/>
        </w:rPr>
        <w:t xml:space="preserve"> </w:t>
      </w:r>
      <w:r w:rsidR="00AB29D5">
        <w:rPr>
          <w:rFonts w:ascii="Arial" w:eastAsia="Arial" w:hAnsi="Arial" w:cs="Arial"/>
        </w:rPr>
        <w:t>b</w:t>
      </w:r>
      <w:r w:rsidRPr="000F4A98">
        <w:rPr>
          <w:rFonts w:ascii="Arial" w:eastAsia="Arial" w:hAnsi="Arial" w:cs="Arial"/>
        </w:rPr>
        <w:t xml:space="preserve">anho e </w:t>
      </w:r>
      <w:r w:rsidR="00AB29D5">
        <w:rPr>
          <w:rFonts w:ascii="Arial" w:eastAsia="Arial" w:hAnsi="Arial" w:cs="Arial"/>
        </w:rPr>
        <w:t>t</w:t>
      </w:r>
      <w:r w:rsidRPr="000F4A98">
        <w:rPr>
          <w:rFonts w:ascii="Arial" w:eastAsia="Arial" w:hAnsi="Arial" w:cs="Arial"/>
        </w:rPr>
        <w:t>osa se tornou a mais acessível</w:t>
      </w:r>
      <w:r w:rsidR="00AB29D5">
        <w:rPr>
          <w:rFonts w:ascii="Arial" w:eastAsia="Arial" w:hAnsi="Arial" w:cs="Arial"/>
        </w:rPr>
        <w:t>,</w:t>
      </w:r>
      <w:r w:rsidRPr="000F4A98">
        <w:rPr>
          <w:rFonts w:ascii="Arial" w:eastAsia="Arial" w:hAnsi="Arial" w:cs="Arial"/>
        </w:rPr>
        <w:t xml:space="preserve"> </w:t>
      </w:r>
      <w:r w:rsidR="00AB29D5">
        <w:rPr>
          <w:rFonts w:ascii="Arial" w:eastAsia="Arial" w:hAnsi="Arial" w:cs="Arial"/>
        </w:rPr>
        <w:t xml:space="preserve">pois um dos integrantes do grupo trabalha na empresa facilitando a </w:t>
      </w:r>
      <w:r w:rsidR="00DA2055">
        <w:rPr>
          <w:rFonts w:ascii="Arial" w:eastAsia="Arial" w:hAnsi="Arial" w:cs="Arial"/>
        </w:rPr>
        <w:t>comunicação</w:t>
      </w:r>
      <w:r w:rsidR="00AB29D5">
        <w:rPr>
          <w:rFonts w:ascii="Arial" w:eastAsia="Arial" w:hAnsi="Arial" w:cs="Arial"/>
        </w:rPr>
        <w:t xml:space="preserve"> </w:t>
      </w:r>
      <w:r w:rsidR="00443148">
        <w:rPr>
          <w:rFonts w:ascii="Arial" w:eastAsia="Arial" w:hAnsi="Arial" w:cs="Arial"/>
        </w:rPr>
        <w:t>entre</w:t>
      </w:r>
      <w:r w:rsidR="00AB29D5">
        <w:rPr>
          <w:rFonts w:ascii="Arial" w:eastAsia="Arial" w:hAnsi="Arial" w:cs="Arial"/>
        </w:rPr>
        <w:t xml:space="preserve"> </w:t>
      </w:r>
      <w:r w:rsidR="00B6581A">
        <w:rPr>
          <w:rFonts w:ascii="Arial" w:eastAsia="Arial" w:hAnsi="Arial" w:cs="Arial"/>
        </w:rPr>
        <w:t>desenvolvedores e cliente</w:t>
      </w:r>
      <w:r w:rsidR="00DA2055">
        <w:rPr>
          <w:rFonts w:ascii="Arial" w:eastAsia="Arial" w:hAnsi="Arial" w:cs="Arial"/>
        </w:rPr>
        <w:t>;</w:t>
      </w:r>
      <w:r w:rsidR="00AB29D5" w:rsidRPr="000F4A98">
        <w:rPr>
          <w:rFonts w:ascii="Arial" w:eastAsia="Arial" w:hAnsi="Arial" w:cs="Arial"/>
        </w:rPr>
        <w:t xml:space="preserve"> </w:t>
      </w:r>
      <w:r w:rsidRPr="000F4A98">
        <w:rPr>
          <w:rFonts w:ascii="Arial" w:eastAsia="Arial" w:hAnsi="Arial" w:cs="Arial"/>
        </w:rPr>
        <w:t>e viável</w:t>
      </w:r>
      <w:r w:rsidR="00AB29D5">
        <w:rPr>
          <w:rFonts w:ascii="Arial" w:eastAsia="Arial" w:hAnsi="Arial" w:cs="Arial"/>
        </w:rPr>
        <w:t>, já que o projeto se encaixa no conteúdo programático do curso</w:t>
      </w:r>
      <w:r w:rsidR="002C483E">
        <w:rPr>
          <w:rFonts w:ascii="Arial" w:eastAsia="Arial" w:hAnsi="Arial" w:cs="Arial"/>
        </w:rPr>
        <w:t xml:space="preserve">, </w:t>
      </w:r>
      <w:r w:rsidR="00AB29D5">
        <w:rPr>
          <w:rFonts w:ascii="Arial" w:eastAsia="Arial" w:hAnsi="Arial" w:cs="Arial"/>
        </w:rPr>
        <w:t>diferente de outras opções levantadas pelo grupo.</w:t>
      </w:r>
      <w:r w:rsidRPr="000F4A98">
        <w:rPr>
          <w:rFonts w:ascii="Arial" w:eastAsia="Arial" w:hAnsi="Arial" w:cs="Arial"/>
        </w:rPr>
        <w:t xml:space="preserve"> </w:t>
      </w:r>
    </w:p>
    <w:p w14:paraId="3991400D" w14:textId="77777777" w:rsidR="00F64745" w:rsidRDefault="000F4A98" w:rsidP="00C72C5C">
      <w:pPr>
        <w:spacing w:before="15" w:line="260" w:lineRule="exact"/>
        <w:ind w:firstLine="576"/>
        <w:jc w:val="both"/>
        <w:rPr>
          <w:rFonts w:ascii="Arial" w:eastAsia="Arial" w:hAnsi="Arial" w:cs="Arial"/>
        </w:rPr>
      </w:pPr>
      <w:r w:rsidRPr="000F4A98">
        <w:rPr>
          <w:rFonts w:ascii="Arial" w:eastAsia="Arial" w:hAnsi="Arial" w:cs="Arial"/>
        </w:rPr>
        <w:t>Como o sistema atual da empresa não atende todas as necessidades</w:t>
      </w:r>
      <w:r w:rsidR="00AB29D5">
        <w:rPr>
          <w:rFonts w:ascii="Arial" w:eastAsia="Arial" w:hAnsi="Arial" w:cs="Arial"/>
        </w:rPr>
        <w:t xml:space="preserve"> relacionadas ao serviço de banho e tosa</w:t>
      </w:r>
      <w:r w:rsidRPr="000F4A98">
        <w:rPr>
          <w:rFonts w:ascii="Arial" w:eastAsia="Arial" w:hAnsi="Arial" w:cs="Arial"/>
        </w:rPr>
        <w:t>, foi proposto o desenvolvimento de um que supra as faltas presentes no sistema atual.</w:t>
      </w:r>
    </w:p>
    <w:p w14:paraId="1452FCE8" w14:textId="77777777" w:rsidR="00F64745" w:rsidRPr="00F64745" w:rsidRDefault="00F64745" w:rsidP="00E72404">
      <w:pPr>
        <w:spacing w:before="15" w:line="260" w:lineRule="exact"/>
        <w:rPr>
          <w:rFonts w:ascii="Arial" w:eastAsia="Arial" w:hAnsi="Arial" w:cs="Arial"/>
        </w:rPr>
      </w:pPr>
    </w:p>
    <w:p w14:paraId="4EBCFD03" w14:textId="77777777" w:rsidR="000F4A98" w:rsidRPr="000F4A98" w:rsidRDefault="00182499" w:rsidP="000F4A98">
      <w:pPr>
        <w:pStyle w:val="Ttulo2"/>
        <w:rPr>
          <w:rFonts w:eastAsia="Arial"/>
        </w:rPr>
      </w:pPr>
      <w:bookmarkStart w:id="14" w:name="_Toc517629057"/>
      <w:bookmarkStart w:id="15" w:name="_Toc517629465"/>
      <w:bookmarkStart w:id="16" w:name="_Toc517630562"/>
      <w:bookmarkStart w:id="17" w:name="_Toc517630767"/>
      <w:bookmarkStart w:id="18" w:name="_Toc517630938"/>
      <w:bookmarkStart w:id="19" w:name="_Toc517632093"/>
      <w:bookmarkStart w:id="20" w:name="_Toc517634599"/>
      <w:bookmarkStart w:id="21" w:name="_Toc528670621"/>
      <w:bookmarkEnd w:id="14"/>
      <w:bookmarkEnd w:id="15"/>
      <w:bookmarkEnd w:id="16"/>
      <w:bookmarkEnd w:id="17"/>
      <w:bookmarkEnd w:id="18"/>
      <w:bookmarkEnd w:id="19"/>
      <w:bookmarkEnd w:id="20"/>
      <w:r>
        <w:rPr>
          <w:rFonts w:eastAsia="Arial"/>
          <w:spacing w:val="-1"/>
        </w:rPr>
        <w:t>M</w:t>
      </w:r>
      <w:r>
        <w:rPr>
          <w:rFonts w:eastAsia="Arial"/>
          <w:spacing w:val="1"/>
        </w:rPr>
        <w:t>é</w:t>
      </w:r>
      <w:r>
        <w:rPr>
          <w:rFonts w:eastAsia="Arial"/>
        </w:rPr>
        <w:t>t</w:t>
      </w:r>
      <w:r>
        <w:rPr>
          <w:rFonts w:eastAsia="Arial"/>
          <w:spacing w:val="-1"/>
        </w:rPr>
        <w:t>o</w:t>
      </w:r>
      <w:r>
        <w:rPr>
          <w:rFonts w:eastAsia="Arial"/>
        </w:rPr>
        <w:t>do de</w:t>
      </w:r>
      <w:r>
        <w:rPr>
          <w:rFonts w:eastAsia="Arial"/>
          <w:spacing w:val="-1"/>
        </w:rPr>
        <w:t xml:space="preserve"> </w:t>
      </w:r>
      <w:r>
        <w:rPr>
          <w:rFonts w:eastAsia="Arial"/>
        </w:rPr>
        <w:t>Tr</w:t>
      </w:r>
      <w:r>
        <w:rPr>
          <w:rFonts w:eastAsia="Arial"/>
          <w:spacing w:val="1"/>
        </w:rPr>
        <w:t>a</w:t>
      </w:r>
      <w:r>
        <w:rPr>
          <w:rFonts w:eastAsia="Arial"/>
        </w:rPr>
        <w:t>b</w:t>
      </w:r>
      <w:r>
        <w:rPr>
          <w:rFonts w:eastAsia="Arial"/>
          <w:spacing w:val="-2"/>
        </w:rPr>
        <w:t>al</w:t>
      </w:r>
      <w:r>
        <w:rPr>
          <w:rFonts w:eastAsia="Arial"/>
        </w:rPr>
        <w:t>ho</w:t>
      </w:r>
      <w:bookmarkEnd w:id="21"/>
    </w:p>
    <w:p w14:paraId="434346CA" w14:textId="77777777" w:rsidR="00F64745" w:rsidRPr="00F64745" w:rsidRDefault="00F64745" w:rsidP="00F64745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 w:rsidRPr="00F64745">
        <w:rPr>
          <w:rFonts w:ascii="Arial" w:eastAsia="Arial" w:hAnsi="Arial" w:cs="Arial"/>
        </w:rPr>
        <w:t xml:space="preserve">O projeto será desenvolvido utilizando o método de desenvolvimento Cascata (PRESSMAN, p.32-35,1995) </w:t>
      </w:r>
      <w:proofErr w:type="gramStart"/>
      <w:r w:rsidRPr="00F64745">
        <w:rPr>
          <w:rFonts w:ascii="Arial" w:eastAsia="Arial" w:hAnsi="Arial" w:cs="Arial"/>
        </w:rPr>
        <w:t>e Espiral</w:t>
      </w:r>
      <w:proofErr w:type="gramEnd"/>
      <w:r w:rsidRPr="00F64745">
        <w:rPr>
          <w:rFonts w:ascii="Arial" w:eastAsia="Arial" w:hAnsi="Arial" w:cs="Arial"/>
        </w:rPr>
        <w:t xml:space="preserve"> (PRESSMAN, p.38-40), sendo o modelo Cascata usado a longo prazo, exigindo uma abordagem mais sistemática e detalhada do projeto. </w:t>
      </w:r>
    </w:p>
    <w:p w14:paraId="06FF800A" w14:textId="77777777" w:rsidR="00182499" w:rsidRPr="006F0797" w:rsidRDefault="00F64745" w:rsidP="001B6144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 w:rsidRPr="00F64745">
        <w:rPr>
          <w:rFonts w:ascii="Arial" w:eastAsia="Arial" w:hAnsi="Arial" w:cs="Arial"/>
        </w:rPr>
        <w:t>Segundo Pressman</w:t>
      </w:r>
      <w:r w:rsidR="008605DF">
        <w:rPr>
          <w:rStyle w:val="Refdenotaderodap"/>
          <w:rFonts w:ascii="Arial" w:eastAsia="Arial" w:hAnsi="Arial" w:cs="Arial"/>
        </w:rPr>
        <w:footnoteReference w:id="2"/>
      </w:r>
      <w:r w:rsidRPr="00F64745">
        <w:rPr>
          <w:rFonts w:ascii="Arial" w:eastAsia="Arial" w:hAnsi="Arial" w:cs="Arial"/>
        </w:rPr>
        <w:t xml:space="preserve">, </w:t>
      </w:r>
      <w:r w:rsidR="00836D3C">
        <w:rPr>
          <w:rFonts w:ascii="Arial" w:eastAsia="Arial" w:hAnsi="Arial" w:cs="Arial"/>
        </w:rPr>
        <w:t xml:space="preserve">o </w:t>
      </w:r>
      <w:r w:rsidRPr="00F64745">
        <w:rPr>
          <w:rFonts w:ascii="Arial" w:eastAsia="Arial" w:hAnsi="Arial" w:cs="Arial"/>
        </w:rPr>
        <w:t xml:space="preserve">modelo </w:t>
      </w:r>
      <w:r w:rsidR="00836D3C">
        <w:rPr>
          <w:rFonts w:ascii="Arial" w:eastAsia="Arial" w:hAnsi="Arial" w:cs="Arial"/>
        </w:rPr>
        <w:t xml:space="preserve">Cascata </w:t>
      </w:r>
      <w:r w:rsidRPr="00F64745">
        <w:rPr>
          <w:rFonts w:ascii="Arial" w:eastAsia="Arial" w:hAnsi="Arial" w:cs="Arial"/>
        </w:rPr>
        <w:t>consiste nas seguintes fases: análise de requisitos, projeto, implementação, testes (validação), integração, e manutenção de software. O modelo em cascata move-se para a próxima fase somente quando a fase anterior está completa. Já o modelo Espiral</w:t>
      </w:r>
      <w:r w:rsidR="001B6144" w:rsidRPr="001B6144">
        <w:t xml:space="preserve"> </w:t>
      </w:r>
      <w:r w:rsidR="001B6144" w:rsidRPr="001B6144">
        <w:rPr>
          <w:rFonts w:ascii="Arial" w:eastAsia="Arial" w:hAnsi="Arial" w:cs="Arial"/>
        </w:rPr>
        <w:t>depende de cada ciclo. Para cada ciclo é necessário determinar os objetivos, alternativas e restrições para à iteração atual.  É preciso identificar e resolver os riscos, avaliar alternativas, podendo ser feitos protótipos para analisar a viabilidade de diferentes alternativas, desenvolver os artefatos e validá-los, além de planejar a próxima iteração.</w:t>
      </w:r>
    </w:p>
    <w:p w14:paraId="12DFAC25" w14:textId="77777777" w:rsidR="000F4A98" w:rsidRDefault="000F4A98" w:rsidP="000F4A98">
      <w:pPr>
        <w:pStyle w:val="Ttulo2"/>
        <w:rPr>
          <w:rFonts w:eastAsia="Arial"/>
          <w:spacing w:val="-1"/>
        </w:rPr>
      </w:pPr>
      <w:bookmarkStart w:id="22" w:name="_Toc528670622"/>
      <w:r>
        <w:rPr>
          <w:rFonts w:eastAsia="Arial"/>
          <w:spacing w:val="-1"/>
        </w:rPr>
        <w:lastRenderedPageBreak/>
        <w:t>Organização do Trabalho</w:t>
      </w:r>
      <w:bookmarkEnd w:id="22"/>
    </w:p>
    <w:p w14:paraId="29DBB6DF" w14:textId="77777777" w:rsidR="000F4A98" w:rsidRPr="000F4A98" w:rsidRDefault="000F4A98" w:rsidP="000F4A98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 w:rsidRPr="000F4A98">
        <w:rPr>
          <w:rFonts w:ascii="Arial" w:eastAsia="Arial" w:hAnsi="Arial" w:cs="Arial"/>
        </w:rPr>
        <w:t>Este documento está organizado em quatro seções:</w:t>
      </w:r>
    </w:p>
    <w:p w14:paraId="6D036206" w14:textId="77777777" w:rsidR="000F4A98" w:rsidRPr="000F4A98" w:rsidRDefault="000F4A98" w:rsidP="000F4A98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 w:rsidRPr="000F4A98">
        <w:rPr>
          <w:rFonts w:ascii="Arial" w:eastAsia="Arial" w:hAnsi="Arial" w:cs="Arial"/>
        </w:rPr>
        <w:t>•</w:t>
      </w:r>
      <w:r>
        <w:rPr>
          <w:rFonts w:ascii="Arial" w:eastAsia="Arial" w:hAnsi="Arial" w:cs="Arial"/>
        </w:rPr>
        <w:t xml:space="preserve"> </w:t>
      </w:r>
      <w:r w:rsidRPr="000F4A98">
        <w:rPr>
          <w:rFonts w:ascii="Arial" w:eastAsia="Arial" w:hAnsi="Arial" w:cs="Arial"/>
        </w:rPr>
        <w:t xml:space="preserve">Seção 1 </w:t>
      </w:r>
      <w:r>
        <w:rPr>
          <w:rFonts w:ascii="Arial" w:eastAsia="Arial" w:hAnsi="Arial" w:cs="Arial"/>
        </w:rPr>
        <w:t>-</w:t>
      </w:r>
      <w:r w:rsidRPr="000F4A98">
        <w:rPr>
          <w:rFonts w:ascii="Arial" w:eastAsia="Arial" w:hAnsi="Arial" w:cs="Arial"/>
        </w:rPr>
        <w:t xml:space="preserve"> apresenta o projeto, definindo os </w:t>
      </w:r>
      <w:r w:rsidR="00AB29D5" w:rsidRPr="000F4A98">
        <w:rPr>
          <w:rFonts w:ascii="Arial" w:eastAsia="Arial" w:hAnsi="Arial" w:cs="Arial"/>
        </w:rPr>
        <w:t>objetivos</w:t>
      </w:r>
      <w:r w:rsidRPr="000F4A98">
        <w:rPr>
          <w:rFonts w:ascii="Arial" w:eastAsia="Arial" w:hAnsi="Arial" w:cs="Arial"/>
        </w:rPr>
        <w:t xml:space="preserve"> gerais e especificando qual o problema central encontrado que o sistema deverá suprir.</w:t>
      </w:r>
    </w:p>
    <w:p w14:paraId="35D4784A" w14:textId="77777777" w:rsidR="000F4A98" w:rsidRPr="000F4A98" w:rsidRDefault="000F4A98" w:rsidP="000F4A98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 w:rsidRPr="000F4A98">
        <w:rPr>
          <w:rFonts w:ascii="Arial" w:eastAsia="Arial" w:hAnsi="Arial" w:cs="Arial"/>
        </w:rPr>
        <w:t>•</w:t>
      </w:r>
      <w:r>
        <w:rPr>
          <w:rFonts w:ascii="Arial" w:eastAsia="Arial" w:hAnsi="Arial" w:cs="Arial"/>
        </w:rPr>
        <w:t xml:space="preserve"> </w:t>
      </w:r>
      <w:r w:rsidRPr="000F4A98">
        <w:rPr>
          <w:rFonts w:ascii="Arial" w:eastAsia="Arial" w:hAnsi="Arial" w:cs="Arial"/>
        </w:rPr>
        <w:t>Seção 2</w:t>
      </w:r>
      <w:r>
        <w:rPr>
          <w:rFonts w:ascii="Arial" w:eastAsia="Arial" w:hAnsi="Arial" w:cs="Arial"/>
        </w:rPr>
        <w:t xml:space="preserve"> - </w:t>
      </w:r>
      <w:r w:rsidRPr="000F4A98">
        <w:rPr>
          <w:rFonts w:ascii="Arial" w:eastAsia="Arial" w:hAnsi="Arial" w:cs="Arial"/>
        </w:rPr>
        <w:t>define uma descrição geral do sistema, além de indicar os envolvidos no projeto e as regras de negócio.</w:t>
      </w:r>
    </w:p>
    <w:p w14:paraId="33178F51" w14:textId="77777777" w:rsidR="000F4A98" w:rsidRPr="000F4A98" w:rsidRDefault="000F4A98" w:rsidP="000F4A98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 w:rsidRPr="000F4A98">
        <w:rPr>
          <w:rFonts w:ascii="Arial" w:eastAsia="Arial" w:hAnsi="Arial" w:cs="Arial"/>
        </w:rPr>
        <w:t>•</w:t>
      </w:r>
      <w:r>
        <w:rPr>
          <w:rFonts w:ascii="Arial" w:eastAsia="Arial" w:hAnsi="Arial" w:cs="Arial"/>
        </w:rPr>
        <w:t xml:space="preserve"> </w:t>
      </w:r>
      <w:r w:rsidRPr="000F4A98">
        <w:rPr>
          <w:rFonts w:ascii="Arial" w:eastAsia="Arial" w:hAnsi="Arial" w:cs="Arial"/>
        </w:rPr>
        <w:t>Seção 3</w:t>
      </w:r>
      <w:r>
        <w:rPr>
          <w:rFonts w:ascii="Arial" w:eastAsia="Arial" w:hAnsi="Arial" w:cs="Arial"/>
        </w:rPr>
        <w:t xml:space="preserve"> - </w:t>
      </w:r>
      <w:r w:rsidRPr="000F4A98">
        <w:rPr>
          <w:rFonts w:ascii="Arial" w:eastAsia="Arial" w:hAnsi="Arial" w:cs="Arial"/>
        </w:rPr>
        <w:t xml:space="preserve">descreve os requisitos </w:t>
      </w:r>
      <w:r>
        <w:rPr>
          <w:rFonts w:ascii="Arial" w:eastAsia="Arial" w:hAnsi="Arial" w:cs="Arial"/>
        </w:rPr>
        <w:t xml:space="preserve">de software </w:t>
      </w:r>
      <w:r w:rsidRPr="000F4A98">
        <w:rPr>
          <w:rFonts w:ascii="Arial" w:eastAsia="Arial" w:hAnsi="Arial" w:cs="Arial"/>
        </w:rPr>
        <w:t>que estarão presentes no sistema.</w:t>
      </w:r>
    </w:p>
    <w:p w14:paraId="29E1E780" w14:textId="77777777" w:rsidR="000F4A98" w:rsidRDefault="000F4A98" w:rsidP="00E72404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 w:rsidRPr="000F4A98">
        <w:rPr>
          <w:rFonts w:ascii="Arial" w:eastAsia="Arial" w:hAnsi="Arial" w:cs="Arial"/>
        </w:rPr>
        <w:t>•</w:t>
      </w:r>
      <w:r>
        <w:rPr>
          <w:rFonts w:ascii="Arial" w:eastAsia="Arial" w:hAnsi="Arial" w:cs="Arial"/>
        </w:rPr>
        <w:t xml:space="preserve"> </w:t>
      </w:r>
      <w:r w:rsidRPr="000F4A98">
        <w:rPr>
          <w:rFonts w:ascii="Arial" w:eastAsia="Arial" w:hAnsi="Arial" w:cs="Arial"/>
        </w:rPr>
        <w:t>Seção 4</w:t>
      </w:r>
      <w:r>
        <w:rPr>
          <w:rFonts w:ascii="Arial" w:eastAsia="Arial" w:hAnsi="Arial" w:cs="Arial"/>
        </w:rPr>
        <w:t xml:space="preserve"> - </w:t>
      </w:r>
      <w:r w:rsidRPr="000F4A98">
        <w:rPr>
          <w:rFonts w:ascii="Arial" w:eastAsia="Arial" w:hAnsi="Arial" w:cs="Arial"/>
        </w:rPr>
        <w:t>busca detalhar a solução para o problema de acordo com os requisitos definidos no capítulo 3, por meio de diagramas e modelos de dados.</w:t>
      </w:r>
    </w:p>
    <w:p w14:paraId="5A7AE181" w14:textId="77777777" w:rsidR="0045759A" w:rsidRPr="000F4A98" w:rsidRDefault="0045759A" w:rsidP="00875FF4">
      <w:pPr>
        <w:spacing w:before="15" w:line="260" w:lineRule="exact"/>
        <w:jc w:val="both"/>
        <w:rPr>
          <w:rFonts w:eastAsia="Arial"/>
        </w:rPr>
      </w:pPr>
    </w:p>
    <w:p w14:paraId="372A010F" w14:textId="77777777" w:rsidR="000F4A98" w:rsidRDefault="000F4A98" w:rsidP="000F4A98">
      <w:pPr>
        <w:pStyle w:val="Ttulo2"/>
        <w:rPr>
          <w:rFonts w:eastAsia="Arial"/>
          <w:spacing w:val="-1"/>
        </w:rPr>
      </w:pPr>
      <w:bookmarkStart w:id="23" w:name="_Toc528670623"/>
      <w:r>
        <w:rPr>
          <w:rFonts w:eastAsia="Arial"/>
          <w:spacing w:val="-1"/>
        </w:rPr>
        <w:t>Glossário</w:t>
      </w:r>
      <w:bookmarkEnd w:id="23"/>
    </w:p>
    <w:p w14:paraId="61776534" w14:textId="77777777" w:rsidR="000F4A98" w:rsidRPr="000F4A98" w:rsidRDefault="000F4A98" w:rsidP="000F4A98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 w:rsidRPr="000F4A98">
        <w:rPr>
          <w:rFonts w:ascii="Arial" w:eastAsia="Arial" w:hAnsi="Arial" w:cs="Arial"/>
        </w:rPr>
        <w:t>Software: programa de computador;</w:t>
      </w:r>
    </w:p>
    <w:p w14:paraId="3C72640B" w14:textId="77777777" w:rsidR="00AB29D5" w:rsidRDefault="000F4A98" w:rsidP="00AB29D5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 w:rsidRPr="000F4A98">
        <w:rPr>
          <w:rFonts w:ascii="Arial" w:eastAsia="Arial" w:hAnsi="Arial" w:cs="Arial"/>
        </w:rPr>
        <w:t>Requisito: exigência, solicitação, necessidade</w:t>
      </w:r>
      <w:r w:rsidR="00AB29D5">
        <w:rPr>
          <w:rFonts w:ascii="Arial" w:eastAsia="Arial" w:hAnsi="Arial" w:cs="Arial"/>
        </w:rPr>
        <w:t>;</w:t>
      </w:r>
    </w:p>
    <w:p w14:paraId="0B74BFE8" w14:textId="77777777" w:rsidR="00AB29D5" w:rsidRDefault="00AB29D5" w:rsidP="008605DF">
      <w:pPr>
        <w:spacing w:before="15" w:line="260" w:lineRule="exact"/>
        <w:ind w:firstLine="709"/>
        <w:jc w:val="both"/>
        <w:rPr>
          <w:rFonts w:ascii="Arial" w:eastAsia="Arial" w:hAnsi="Arial" w:cs="Arial"/>
        </w:rPr>
        <w:sectPr w:rsidR="00AB29D5" w:rsidSect="002F19F5">
          <w:footerReference w:type="default" r:id="rId11"/>
          <w:type w:val="continuous"/>
          <w:pgSz w:w="11920" w:h="16840"/>
          <w:pgMar w:top="1701" w:right="1134" w:bottom="1134" w:left="1701" w:header="720" w:footer="720" w:gutter="0"/>
          <w:cols w:space="720"/>
          <w:docGrid w:linePitch="272"/>
        </w:sectPr>
      </w:pPr>
      <w:r>
        <w:rPr>
          <w:rFonts w:ascii="Arial" w:eastAsia="Arial" w:hAnsi="Arial" w:cs="Arial"/>
        </w:rPr>
        <w:t>Usuário: funcionário da empresa que irá utilizar o sistema.</w:t>
      </w:r>
    </w:p>
    <w:p w14:paraId="18F2ECD1" w14:textId="77777777" w:rsidR="000F4A98" w:rsidRPr="000F4A98" w:rsidRDefault="000F4A98" w:rsidP="000F4A98">
      <w:pPr>
        <w:spacing w:before="15" w:line="260" w:lineRule="exact"/>
        <w:ind w:firstLine="709"/>
        <w:jc w:val="both"/>
        <w:rPr>
          <w:rFonts w:ascii="Arial" w:eastAsia="Arial" w:hAnsi="Arial" w:cs="Arial"/>
        </w:rPr>
        <w:sectPr w:rsidR="000F4A98" w:rsidRPr="000F4A98" w:rsidSect="00E23CF7">
          <w:type w:val="continuous"/>
          <w:pgSz w:w="11920" w:h="16840"/>
          <w:pgMar w:top="1701" w:right="1134" w:bottom="1134" w:left="1701" w:header="720" w:footer="720" w:gutter="0"/>
          <w:cols w:space="720"/>
        </w:sectPr>
      </w:pPr>
    </w:p>
    <w:p w14:paraId="3A73D6FB" w14:textId="77777777" w:rsidR="00182499" w:rsidRDefault="00CD7821" w:rsidP="0059288D">
      <w:pPr>
        <w:pStyle w:val="Ttulo1"/>
        <w:rPr>
          <w:rFonts w:eastAsia="Arial"/>
        </w:rPr>
      </w:pPr>
      <w:bookmarkStart w:id="24" w:name="_Toc528670624"/>
      <w:r>
        <w:rPr>
          <w:rFonts w:eastAsia="Arial"/>
          <w:spacing w:val="-1"/>
        </w:rPr>
        <w:lastRenderedPageBreak/>
        <w:t>D</w:t>
      </w:r>
      <w:r>
        <w:rPr>
          <w:rFonts w:eastAsia="Arial"/>
        </w:rPr>
        <w:t>ES</w:t>
      </w:r>
      <w:r>
        <w:rPr>
          <w:rFonts w:eastAsia="Arial"/>
          <w:spacing w:val="-3"/>
        </w:rPr>
        <w:t>C</w:t>
      </w:r>
      <w:r>
        <w:rPr>
          <w:rFonts w:eastAsia="Arial"/>
          <w:spacing w:val="-1"/>
        </w:rPr>
        <w:t>R</w:t>
      </w:r>
      <w:r>
        <w:rPr>
          <w:rFonts w:eastAsia="Arial"/>
          <w:spacing w:val="1"/>
        </w:rPr>
        <w:t>I</w:t>
      </w:r>
      <w:r>
        <w:rPr>
          <w:rFonts w:eastAsia="Arial"/>
        </w:rPr>
        <w:t>ÇÃO G</w:t>
      </w:r>
      <w:r>
        <w:rPr>
          <w:rFonts w:eastAsia="Arial"/>
          <w:spacing w:val="-3"/>
        </w:rPr>
        <w:t>E</w:t>
      </w:r>
      <w:r>
        <w:rPr>
          <w:rFonts w:eastAsia="Arial"/>
          <w:spacing w:val="1"/>
        </w:rPr>
        <w:t>R</w:t>
      </w:r>
      <w:r>
        <w:rPr>
          <w:rFonts w:eastAsia="Arial"/>
          <w:spacing w:val="-3"/>
        </w:rPr>
        <w:t>A</w:t>
      </w:r>
      <w:r>
        <w:rPr>
          <w:rFonts w:eastAsia="Arial"/>
        </w:rPr>
        <w:t xml:space="preserve">L </w:t>
      </w:r>
      <w:r>
        <w:rPr>
          <w:rFonts w:eastAsia="Arial"/>
          <w:spacing w:val="-1"/>
        </w:rPr>
        <w:t>D</w:t>
      </w:r>
      <w:r>
        <w:rPr>
          <w:rFonts w:eastAsia="Arial"/>
        </w:rPr>
        <w:t>O S</w:t>
      </w:r>
      <w:r>
        <w:rPr>
          <w:rFonts w:eastAsia="Arial"/>
          <w:spacing w:val="1"/>
        </w:rPr>
        <w:t>I</w:t>
      </w:r>
      <w:r>
        <w:rPr>
          <w:rFonts w:eastAsia="Arial"/>
          <w:spacing w:val="-3"/>
        </w:rPr>
        <w:t>S</w:t>
      </w:r>
      <w:r>
        <w:rPr>
          <w:rFonts w:eastAsia="Arial"/>
        </w:rPr>
        <w:t>TEMA</w:t>
      </w:r>
      <w:bookmarkEnd w:id="24"/>
    </w:p>
    <w:p w14:paraId="090B38D9" w14:textId="77777777" w:rsidR="00574F9A" w:rsidRDefault="00574F9A" w:rsidP="00574F9A">
      <w:pPr>
        <w:pStyle w:val="Default"/>
        <w:ind w:firstLine="709"/>
        <w:jc w:val="both"/>
        <w:rPr>
          <w:sz w:val="20"/>
          <w:szCs w:val="20"/>
        </w:rPr>
      </w:pPr>
      <w:r>
        <w:rPr>
          <w:sz w:val="20"/>
          <w:szCs w:val="20"/>
        </w:rPr>
        <w:t>Este capítulo tem como objetivo descrever de forma geral o sistema, o escopo e as principais funções. A descrição geral do sistema deve abrange</w:t>
      </w:r>
      <w:r w:rsidR="003B6B2B">
        <w:rPr>
          <w:sz w:val="20"/>
          <w:szCs w:val="20"/>
        </w:rPr>
        <w:t>r</w:t>
      </w:r>
      <w:r>
        <w:rPr>
          <w:sz w:val="20"/>
          <w:szCs w:val="20"/>
        </w:rPr>
        <w:t xml:space="preserve"> os itens a seguir</w:t>
      </w:r>
      <w:r w:rsidR="00E773E2">
        <w:rPr>
          <w:sz w:val="20"/>
          <w:szCs w:val="20"/>
        </w:rPr>
        <w:t>.</w:t>
      </w:r>
      <w:r>
        <w:rPr>
          <w:sz w:val="20"/>
          <w:szCs w:val="20"/>
        </w:rPr>
        <w:t xml:space="preserve"> </w:t>
      </w:r>
    </w:p>
    <w:p w14:paraId="0E909242" w14:textId="77777777" w:rsidR="00B51DB0" w:rsidRPr="00E72404" w:rsidRDefault="00B51DB0" w:rsidP="00117FDC">
      <w:pPr>
        <w:spacing w:before="74"/>
        <w:ind w:left="102" w:right="4566"/>
        <w:jc w:val="both"/>
        <w:rPr>
          <w:rFonts w:ascii="Arial" w:eastAsia="Arial" w:hAnsi="Arial" w:cs="Arial"/>
          <w:szCs w:val="28"/>
        </w:rPr>
      </w:pPr>
    </w:p>
    <w:p w14:paraId="5B47B502" w14:textId="77777777" w:rsidR="00182499" w:rsidRDefault="00182499" w:rsidP="0059288D">
      <w:pPr>
        <w:pStyle w:val="Ttulo2"/>
        <w:rPr>
          <w:rFonts w:eastAsia="Arial"/>
        </w:rPr>
      </w:pPr>
      <w:bookmarkStart w:id="25" w:name="_Toc528670625"/>
      <w:r>
        <w:rPr>
          <w:rFonts w:eastAsia="Arial"/>
          <w:spacing w:val="-3"/>
        </w:rPr>
        <w:t>D</w:t>
      </w:r>
      <w:r>
        <w:rPr>
          <w:rFonts w:eastAsia="Arial"/>
          <w:spacing w:val="1"/>
        </w:rPr>
        <w:t>esc</w:t>
      </w:r>
      <w:r>
        <w:rPr>
          <w:rFonts w:eastAsia="Arial"/>
          <w:spacing w:val="-2"/>
        </w:rPr>
        <w:t>r</w:t>
      </w:r>
      <w:r>
        <w:rPr>
          <w:rFonts w:eastAsia="Arial"/>
        </w:rPr>
        <w:t>i</w:t>
      </w:r>
      <w:r>
        <w:rPr>
          <w:rFonts w:eastAsia="Arial"/>
          <w:spacing w:val="1"/>
        </w:rPr>
        <w:t>çã</w:t>
      </w:r>
      <w:r>
        <w:rPr>
          <w:rFonts w:eastAsia="Arial"/>
        </w:rPr>
        <w:t>o</w:t>
      </w:r>
      <w:r>
        <w:rPr>
          <w:rFonts w:eastAsia="Arial"/>
          <w:spacing w:val="-2"/>
        </w:rPr>
        <w:t xml:space="preserve"> </w:t>
      </w:r>
      <w:r>
        <w:rPr>
          <w:rFonts w:eastAsia="Arial"/>
        </w:rPr>
        <w:t xml:space="preserve">do </w:t>
      </w:r>
      <w:r>
        <w:rPr>
          <w:rFonts w:eastAsia="Arial"/>
          <w:spacing w:val="1"/>
        </w:rPr>
        <w:t>P</w:t>
      </w:r>
      <w:r>
        <w:rPr>
          <w:rFonts w:eastAsia="Arial"/>
        </w:rPr>
        <w:t>r</w:t>
      </w:r>
      <w:r>
        <w:rPr>
          <w:rFonts w:eastAsia="Arial"/>
          <w:spacing w:val="-2"/>
        </w:rPr>
        <w:t>o</w:t>
      </w:r>
      <w:r>
        <w:rPr>
          <w:rFonts w:eastAsia="Arial"/>
        </w:rPr>
        <w:t>bl</w:t>
      </w:r>
      <w:r>
        <w:rPr>
          <w:rFonts w:eastAsia="Arial"/>
          <w:spacing w:val="1"/>
        </w:rPr>
        <w:t>e</w:t>
      </w:r>
      <w:r>
        <w:rPr>
          <w:rFonts w:eastAsia="Arial"/>
        </w:rPr>
        <w:t>ma</w:t>
      </w:r>
      <w:bookmarkEnd w:id="25"/>
    </w:p>
    <w:p w14:paraId="68F7EF0E" w14:textId="77777777" w:rsidR="000B35A8" w:rsidRDefault="000F4A98" w:rsidP="000B35A8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 w:rsidRPr="000F4A98">
        <w:rPr>
          <w:rFonts w:ascii="Arial" w:eastAsia="Arial" w:hAnsi="Arial" w:cs="Arial"/>
        </w:rPr>
        <w:t xml:space="preserve">O processo de agendamento, quando feito sem o auxílio de um </w:t>
      </w:r>
      <w:r w:rsidR="005C468B">
        <w:rPr>
          <w:rFonts w:ascii="Arial" w:eastAsia="Arial" w:hAnsi="Arial" w:cs="Arial"/>
        </w:rPr>
        <w:t>software adequado</w:t>
      </w:r>
      <w:r w:rsidRPr="000F4A98">
        <w:rPr>
          <w:rFonts w:ascii="Arial" w:eastAsia="Arial" w:hAnsi="Arial" w:cs="Arial"/>
        </w:rPr>
        <w:t xml:space="preserve">, pode prejudicar o desempenho e gerar riscos para empresas </w:t>
      </w:r>
      <w:r w:rsidR="00B6581A">
        <w:rPr>
          <w:rFonts w:ascii="Arial" w:eastAsia="Arial" w:hAnsi="Arial" w:cs="Arial"/>
        </w:rPr>
        <w:t xml:space="preserve">que fornecem o serviço </w:t>
      </w:r>
      <w:r w:rsidRPr="000F4A98">
        <w:rPr>
          <w:rFonts w:ascii="Arial" w:eastAsia="Arial" w:hAnsi="Arial" w:cs="Arial"/>
        </w:rPr>
        <w:t xml:space="preserve">de banho e tosa. As necessidades de gerenciamento de </w:t>
      </w:r>
      <w:r w:rsidR="0007004B">
        <w:rPr>
          <w:rFonts w:ascii="Arial" w:eastAsia="Arial" w:hAnsi="Arial" w:cs="Arial"/>
        </w:rPr>
        <w:t>agendamentos, planos contratados</w:t>
      </w:r>
      <w:r w:rsidRPr="000F4A98">
        <w:rPr>
          <w:rFonts w:ascii="Arial" w:eastAsia="Arial" w:hAnsi="Arial" w:cs="Arial"/>
        </w:rPr>
        <w:t>, cadastro de clientes</w:t>
      </w:r>
      <w:r w:rsidR="0007004B">
        <w:rPr>
          <w:rFonts w:ascii="Arial" w:eastAsia="Arial" w:hAnsi="Arial" w:cs="Arial"/>
        </w:rPr>
        <w:t xml:space="preserve"> e animais</w:t>
      </w:r>
      <w:r w:rsidR="0047076F">
        <w:rPr>
          <w:rFonts w:ascii="Arial" w:eastAsia="Arial" w:hAnsi="Arial" w:cs="Arial"/>
        </w:rPr>
        <w:t>,</w:t>
      </w:r>
      <w:r w:rsidRPr="000F4A98">
        <w:rPr>
          <w:rFonts w:ascii="Arial" w:eastAsia="Arial" w:hAnsi="Arial" w:cs="Arial"/>
        </w:rPr>
        <w:t xml:space="preserve"> podem ser </w:t>
      </w:r>
      <w:r w:rsidR="005C468B">
        <w:rPr>
          <w:rFonts w:ascii="Arial" w:eastAsia="Arial" w:hAnsi="Arial" w:cs="Arial"/>
        </w:rPr>
        <w:t>facilitadas</w:t>
      </w:r>
      <w:r w:rsidR="005C468B" w:rsidRPr="000F4A98">
        <w:rPr>
          <w:rFonts w:ascii="Arial" w:eastAsia="Arial" w:hAnsi="Arial" w:cs="Arial"/>
        </w:rPr>
        <w:t xml:space="preserve"> </w:t>
      </w:r>
      <w:r w:rsidRPr="000F4A98">
        <w:rPr>
          <w:rFonts w:ascii="Arial" w:eastAsia="Arial" w:hAnsi="Arial" w:cs="Arial"/>
        </w:rPr>
        <w:t xml:space="preserve">com o auxílio de um sistema que </w:t>
      </w:r>
      <w:r w:rsidR="005C468B">
        <w:rPr>
          <w:rFonts w:ascii="Arial" w:eastAsia="Arial" w:hAnsi="Arial" w:cs="Arial"/>
        </w:rPr>
        <w:t>permita</w:t>
      </w:r>
      <w:r w:rsidR="005C468B" w:rsidRPr="000F4A98">
        <w:rPr>
          <w:rFonts w:ascii="Arial" w:eastAsia="Arial" w:hAnsi="Arial" w:cs="Arial"/>
        </w:rPr>
        <w:t xml:space="preserve"> </w:t>
      </w:r>
      <w:r w:rsidRPr="000F4A98">
        <w:rPr>
          <w:rFonts w:ascii="Arial" w:eastAsia="Arial" w:hAnsi="Arial" w:cs="Arial"/>
        </w:rPr>
        <w:t xml:space="preserve">o gerenciamento </w:t>
      </w:r>
      <w:r w:rsidR="005C468B" w:rsidRPr="000F4A98">
        <w:rPr>
          <w:rFonts w:ascii="Arial" w:eastAsia="Arial" w:hAnsi="Arial" w:cs="Arial"/>
        </w:rPr>
        <w:t>d</w:t>
      </w:r>
      <w:r w:rsidR="005C468B">
        <w:rPr>
          <w:rFonts w:ascii="Arial" w:eastAsia="Arial" w:hAnsi="Arial" w:cs="Arial"/>
        </w:rPr>
        <w:t>essas</w:t>
      </w:r>
      <w:r w:rsidR="005C468B" w:rsidRPr="000F4A98">
        <w:rPr>
          <w:rFonts w:ascii="Arial" w:eastAsia="Arial" w:hAnsi="Arial" w:cs="Arial"/>
        </w:rPr>
        <w:t xml:space="preserve"> </w:t>
      </w:r>
      <w:r w:rsidRPr="000F4A98">
        <w:rPr>
          <w:rFonts w:ascii="Arial" w:eastAsia="Arial" w:hAnsi="Arial" w:cs="Arial"/>
        </w:rPr>
        <w:t xml:space="preserve">atividades, </w:t>
      </w:r>
      <w:r w:rsidR="00D47D8B">
        <w:rPr>
          <w:rFonts w:ascii="Arial" w:eastAsia="Arial" w:hAnsi="Arial" w:cs="Arial"/>
        </w:rPr>
        <w:t xml:space="preserve">dando segurança e </w:t>
      </w:r>
      <w:r w:rsidRPr="000F4A98">
        <w:rPr>
          <w:rFonts w:ascii="Arial" w:eastAsia="Arial" w:hAnsi="Arial" w:cs="Arial"/>
        </w:rPr>
        <w:t>acelerando os processos da empresa.</w:t>
      </w:r>
    </w:p>
    <w:p w14:paraId="0A9AEA6B" w14:textId="77777777" w:rsidR="000B35A8" w:rsidRPr="00E72404" w:rsidRDefault="000B35A8" w:rsidP="00A31F57">
      <w:pPr>
        <w:ind w:right="91"/>
        <w:jc w:val="both"/>
        <w:rPr>
          <w:rFonts w:ascii="Arial" w:eastAsia="Arial" w:hAnsi="Arial" w:cs="Arial"/>
        </w:rPr>
      </w:pPr>
    </w:p>
    <w:p w14:paraId="741FC7C9" w14:textId="77777777" w:rsidR="00182499" w:rsidRDefault="00182499" w:rsidP="0059288D">
      <w:pPr>
        <w:pStyle w:val="Ttulo2"/>
        <w:rPr>
          <w:rFonts w:eastAsia="Arial"/>
        </w:rPr>
      </w:pPr>
      <w:bookmarkStart w:id="26" w:name="_Toc528670626"/>
      <w:r w:rsidRPr="006D7189">
        <w:rPr>
          <w:rFonts w:eastAsia="Arial"/>
        </w:rPr>
        <w:t>Ob</w:t>
      </w:r>
      <w:r w:rsidRPr="006D7189">
        <w:rPr>
          <w:rFonts w:eastAsia="Arial"/>
          <w:spacing w:val="-2"/>
        </w:rPr>
        <w:t>j</w:t>
      </w:r>
      <w:r w:rsidRPr="006D7189">
        <w:rPr>
          <w:rFonts w:eastAsia="Arial"/>
          <w:spacing w:val="1"/>
        </w:rPr>
        <w:t>e</w:t>
      </w:r>
      <w:r w:rsidRPr="006D7189">
        <w:rPr>
          <w:rFonts w:eastAsia="Arial"/>
        </w:rPr>
        <w:t>t</w:t>
      </w:r>
      <w:r w:rsidRPr="006D7189">
        <w:rPr>
          <w:rFonts w:eastAsia="Arial"/>
          <w:spacing w:val="2"/>
        </w:rPr>
        <w:t>i</w:t>
      </w:r>
      <w:r w:rsidRPr="006D7189">
        <w:rPr>
          <w:rFonts w:eastAsia="Arial"/>
          <w:spacing w:val="-4"/>
        </w:rPr>
        <w:t>v</w:t>
      </w:r>
      <w:r w:rsidRPr="006D7189">
        <w:rPr>
          <w:rFonts w:eastAsia="Arial"/>
        </w:rPr>
        <w:t>o</w:t>
      </w:r>
      <w:r>
        <w:rPr>
          <w:rFonts w:eastAsia="Arial"/>
        </w:rPr>
        <w:t xml:space="preserve"> do </w:t>
      </w:r>
      <w:r>
        <w:rPr>
          <w:rFonts w:eastAsia="Arial"/>
          <w:spacing w:val="1"/>
        </w:rPr>
        <w:t>S</w:t>
      </w:r>
      <w:r>
        <w:rPr>
          <w:rFonts w:eastAsia="Arial"/>
        </w:rPr>
        <w:t>i</w:t>
      </w:r>
      <w:r>
        <w:rPr>
          <w:rFonts w:eastAsia="Arial"/>
          <w:spacing w:val="1"/>
        </w:rPr>
        <w:t>s</w:t>
      </w:r>
      <w:r>
        <w:rPr>
          <w:rFonts w:eastAsia="Arial"/>
        </w:rPr>
        <w:t>t</w:t>
      </w:r>
      <w:r>
        <w:rPr>
          <w:rFonts w:eastAsia="Arial"/>
          <w:spacing w:val="-2"/>
        </w:rPr>
        <w:t>e</w:t>
      </w:r>
      <w:r>
        <w:rPr>
          <w:rFonts w:eastAsia="Arial"/>
        </w:rPr>
        <w:t>ma</w:t>
      </w:r>
      <w:bookmarkEnd w:id="26"/>
    </w:p>
    <w:p w14:paraId="02405DB7" w14:textId="77777777" w:rsidR="009634A5" w:rsidRPr="00664B80" w:rsidRDefault="009634A5" w:rsidP="009634A5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 w:rsidRPr="00664B80">
        <w:rPr>
          <w:rFonts w:ascii="Arial" w:eastAsia="Arial" w:hAnsi="Arial" w:cs="Arial"/>
        </w:rPr>
        <w:t xml:space="preserve"> O </w:t>
      </w:r>
      <w:r w:rsidR="001E2433" w:rsidRPr="00664B80">
        <w:rPr>
          <w:rFonts w:ascii="Arial" w:eastAsia="Arial" w:hAnsi="Arial" w:cs="Arial"/>
        </w:rPr>
        <w:t>objetivo é</w:t>
      </w:r>
      <w:r w:rsidRPr="00664B80">
        <w:rPr>
          <w:rFonts w:ascii="Arial" w:eastAsia="Arial" w:hAnsi="Arial" w:cs="Arial"/>
        </w:rPr>
        <w:t xml:space="preserve"> facilitar o controle de serviços de agendamento</w:t>
      </w:r>
      <w:r w:rsidR="001E2433" w:rsidRPr="00664B80">
        <w:rPr>
          <w:rFonts w:ascii="Arial" w:eastAsia="Arial" w:hAnsi="Arial" w:cs="Arial"/>
        </w:rPr>
        <w:t xml:space="preserve">, </w:t>
      </w:r>
      <w:r w:rsidR="001E2433" w:rsidRPr="00AA3DF4">
        <w:rPr>
          <w:rFonts w:ascii="Arial" w:hAnsi="Arial" w:cs="Arial"/>
        </w:rPr>
        <w:t xml:space="preserve">Recebimento de serviços prestados e planos de </w:t>
      </w:r>
      <w:r w:rsidR="0025538F" w:rsidRPr="00664B80">
        <w:rPr>
          <w:rFonts w:ascii="Arial" w:eastAsia="Arial" w:hAnsi="Arial" w:cs="Arial"/>
        </w:rPr>
        <w:t>serviço de</w:t>
      </w:r>
      <w:r w:rsidRPr="00664B80">
        <w:rPr>
          <w:rFonts w:ascii="Arial" w:eastAsia="Arial" w:hAnsi="Arial" w:cs="Arial"/>
        </w:rPr>
        <w:t xml:space="preserve"> banho e tosa.</w:t>
      </w:r>
    </w:p>
    <w:p w14:paraId="7A57D3F9" w14:textId="77777777" w:rsidR="00A43E4C" w:rsidRPr="004D5FA9" w:rsidRDefault="00A43E4C" w:rsidP="00E72404">
      <w:pPr>
        <w:spacing w:before="15" w:line="260" w:lineRule="exact"/>
        <w:jc w:val="both"/>
        <w:rPr>
          <w:rFonts w:ascii="Arial" w:eastAsia="Arial" w:hAnsi="Arial" w:cs="Arial"/>
        </w:rPr>
      </w:pPr>
    </w:p>
    <w:p w14:paraId="166BF4E4" w14:textId="77777777" w:rsidR="00A31F57" w:rsidRDefault="00A31F57" w:rsidP="00A31F57">
      <w:pPr>
        <w:pStyle w:val="Ttulo2"/>
        <w:spacing w:line="360" w:lineRule="auto"/>
        <w:rPr>
          <w:rFonts w:eastAsia="Arial"/>
        </w:rPr>
      </w:pPr>
      <w:bookmarkStart w:id="27" w:name="_Toc528670627"/>
      <w:r>
        <w:rPr>
          <w:rFonts w:eastAsia="Arial"/>
        </w:rPr>
        <w:t>Descrição do Sistema</w:t>
      </w:r>
      <w:bookmarkEnd w:id="27"/>
    </w:p>
    <w:p w14:paraId="469E9BEE" w14:textId="77777777" w:rsidR="00B51DB0" w:rsidRDefault="00A31F57" w:rsidP="00A31F57">
      <w:pPr>
        <w:spacing w:before="15"/>
        <w:ind w:firstLine="70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sistema de agendamento de banho e tosa deverá permitir que a empresa possa controlar novos usuários, clientes e animais, bem como o agendamento, pagamentos, </w:t>
      </w:r>
      <w:r w:rsidR="00AA7FE8">
        <w:rPr>
          <w:rFonts w:ascii="Arial" w:eastAsia="Arial" w:hAnsi="Arial" w:cs="Arial"/>
        </w:rPr>
        <w:t xml:space="preserve">planos oferecidos </w:t>
      </w:r>
      <w:r>
        <w:rPr>
          <w:rFonts w:ascii="Arial" w:eastAsia="Arial" w:hAnsi="Arial" w:cs="Arial"/>
        </w:rPr>
        <w:t xml:space="preserve">e outras atividades referentes ao banho e tosa. O sistema deverá exibir a agenda, horários livres e horários de atendimento, para ter o controle das atividades e atender </w:t>
      </w:r>
      <w:r w:rsidR="00B6581A">
        <w:rPr>
          <w:rFonts w:ascii="Arial" w:eastAsia="Arial" w:hAnsi="Arial" w:cs="Arial"/>
        </w:rPr>
        <w:t>a</w:t>
      </w:r>
      <w:r>
        <w:rPr>
          <w:rFonts w:ascii="Arial" w:eastAsia="Arial" w:hAnsi="Arial" w:cs="Arial"/>
        </w:rPr>
        <w:t xml:space="preserve"> todos os pedidos dos clientes.</w:t>
      </w:r>
    </w:p>
    <w:p w14:paraId="4DD0CFC7" w14:textId="77777777" w:rsidR="00A31F57" w:rsidRPr="00833068" w:rsidRDefault="00A31F57" w:rsidP="00A31F57">
      <w:pPr>
        <w:spacing w:before="15"/>
        <w:jc w:val="both"/>
        <w:rPr>
          <w:rFonts w:ascii="Arial" w:eastAsia="Arial" w:hAnsi="Arial" w:cs="Arial"/>
        </w:rPr>
      </w:pPr>
    </w:p>
    <w:p w14:paraId="5EBFE8B9" w14:textId="77777777" w:rsidR="00182499" w:rsidRDefault="00DB1F27" w:rsidP="0059288D">
      <w:pPr>
        <w:pStyle w:val="Ttulo2"/>
        <w:rPr>
          <w:rFonts w:eastAsia="Arial"/>
        </w:rPr>
      </w:pPr>
      <w:bookmarkStart w:id="28" w:name="_Toc528670628"/>
      <w:r>
        <w:rPr>
          <w:rFonts w:eastAsia="Arial"/>
        </w:rPr>
        <w:t>Prin</w:t>
      </w:r>
      <w:r>
        <w:rPr>
          <w:rFonts w:eastAsia="Arial"/>
          <w:spacing w:val="-1"/>
        </w:rPr>
        <w:t>c</w:t>
      </w:r>
      <w:r>
        <w:rPr>
          <w:rFonts w:eastAsia="Arial"/>
        </w:rPr>
        <w:t>ip</w:t>
      </w:r>
      <w:r>
        <w:rPr>
          <w:rFonts w:eastAsia="Arial"/>
          <w:spacing w:val="1"/>
        </w:rPr>
        <w:t>a</w:t>
      </w:r>
      <w:r>
        <w:rPr>
          <w:rFonts w:eastAsia="Arial"/>
        </w:rPr>
        <w:t>is</w:t>
      </w:r>
      <w:r>
        <w:rPr>
          <w:rFonts w:eastAsia="Arial"/>
          <w:spacing w:val="-1"/>
        </w:rPr>
        <w:t xml:space="preserve"> </w:t>
      </w:r>
      <w:r>
        <w:rPr>
          <w:rFonts w:eastAsia="Arial"/>
          <w:spacing w:val="1"/>
        </w:rPr>
        <w:t>envolvidos</w:t>
      </w:r>
      <w:r w:rsidR="00182499">
        <w:rPr>
          <w:rFonts w:eastAsia="Arial"/>
          <w:spacing w:val="1"/>
        </w:rPr>
        <w:t xml:space="preserve"> </w:t>
      </w:r>
      <w:r w:rsidR="00182499">
        <w:rPr>
          <w:rFonts w:eastAsia="Arial"/>
        </w:rPr>
        <w:t>e</w:t>
      </w:r>
      <w:r w:rsidR="00182499">
        <w:rPr>
          <w:rFonts w:eastAsia="Arial"/>
          <w:spacing w:val="1"/>
        </w:rPr>
        <w:t xml:space="preserve"> s</w:t>
      </w:r>
      <w:r w:rsidR="00182499">
        <w:rPr>
          <w:rFonts w:eastAsia="Arial"/>
        </w:rPr>
        <w:t>u</w:t>
      </w:r>
      <w:r w:rsidR="00182499">
        <w:rPr>
          <w:rFonts w:eastAsia="Arial"/>
          <w:spacing w:val="-2"/>
        </w:rPr>
        <w:t>a</w:t>
      </w:r>
      <w:r w:rsidR="00182499">
        <w:rPr>
          <w:rFonts w:eastAsia="Arial"/>
        </w:rPr>
        <w:t>s</w:t>
      </w:r>
      <w:r w:rsidR="00182499">
        <w:rPr>
          <w:rFonts w:eastAsia="Arial"/>
          <w:spacing w:val="1"/>
        </w:rPr>
        <w:t xml:space="preserve"> </w:t>
      </w:r>
      <w:r w:rsidR="00182499">
        <w:rPr>
          <w:rFonts w:eastAsia="Arial"/>
        </w:rPr>
        <w:t>C</w:t>
      </w:r>
      <w:r w:rsidR="00182499">
        <w:rPr>
          <w:rFonts w:eastAsia="Arial"/>
          <w:spacing w:val="1"/>
        </w:rPr>
        <w:t>a</w:t>
      </w:r>
      <w:r w:rsidR="00182499">
        <w:rPr>
          <w:rFonts w:eastAsia="Arial"/>
        </w:rPr>
        <w:t>r</w:t>
      </w:r>
      <w:r w:rsidR="00182499">
        <w:rPr>
          <w:rFonts w:eastAsia="Arial"/>
          <w:spacing w:val="-1"/>
        </w:rPr>
        <w:t>a</w:t>
      </w:r>
      <w:r w:rsidR="00182499">
        <w:rPr>
          <w:rFonts w:eastAsia="Arial"/>
          <w:spacing w:val="1"/>
        </w:rPr>
        <w:t>c</w:t>
      </w:r>
      <w:r w:rsidR="00182499">
        <w:rPr>
          <w:rFonts w:eastAsia="Arial"/>
        </w:rPr>
        <w:t>t</w:t>
      </w:r>
      <w:r w:rsidR="00182499">
        <w:rPr>
          <w:rFonts w:eastAsia="Arial"/>
          <w:spacing w:val="-2"/>
        </w:rPr>
        <w:t>e</w:t>
      </w:r>
      <w:r w:rsidR="00182499">
        <w:rPr>
          <w:rFonts w:eastAsia="Arial"/>
        </w:rPr>
        <w:t>rí</w:t>
      </w:r>
      <w:r w:rsidR="00182499">
        <w:rPr>
          <w:rFonts w:eastAsia="Arial"/>
          <w:spacing w:val="1"/>
        </w:rPr>
        <w:t>s</w:t>
      </w:r>
      <w:r w:rsidR="00182499">
        <w:rPr>
          <w:rFonts w:eastAsia="Arial"/>
        </w:rPr>
        <w:t>tic</w:t>
      </w:r>
      <w:r w:rsidR="00182499">
        <w:rPr>
          <w:rFonts w:eastAsia="Arial"/>
          <w:spacing w:val="-1"/>
        </w:rPr>
        <w:t>a</w:t>
      </w:r>
      <w:r w:rsidR="00182499">
        <w:rPr>
          <w:rFonts w:eastAsia="Arial"/>
        </w:rPr>
        <w:t>s</w:t>
      </w:r>
      <w:bookmarkEnd w:id="28"/>
    </w:p>
    <w:p w14:paraId="034FDC79" w14:textId="77777777" w:rsidR="00117FDC" w:rsidRPr="00117FDC" w:rsidRDefault="00117FDC" w:rsidP="0059288D">
      <w:pPr>
        <w:pStyle w:val="Ttulo3"/>
        <w:rPr>
          <w:rFonts w:eastAsia="Arial"/>
        </w:rPr>
      </w:pPr>
      <w:bookmarkStart w:id="29" w:name="_Toc528670629"/>
      <w:r>
        <w:rPr>
          <w:rFonts w:eastAsia="Arial"/>
        </w:rPr>
        <w:t>Usuários do Sistema</w:t>
      </w:r>
      <w:bookmarkEnd w:id="29"/>
    </w:p>
    <w:p w14:paraId="29C9CA93" w14:textId="77777777" w:rsidR="0023341D" w:rsidRPr="00F665FD" w:rsidRDefault="00B6581A" w:rsidP="00F665FD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Apenas os f</w:t>
      </w:r>
      <w:r w:rsidR="009160E5" w:rsidRPr="009160E5">
        <w:rPr>
          <w:rFonts w:ascii="Arial" w:eastAsia="Arial" w:hAnsi="Arial" w:cs="Arial"/>
        </w:rPr>
        <w:t>uncionários da empresa usuária poderão ter acesso ao sistema</w:t>
      </w:r>
      <w:r>
        <w:rPr>
          <w:rFonts w:ascii="Arial" w:eastAsia="Arial" w:hAnsi="Arial" w:cs="Arial"/>
        </w:rPr>
        <w:t>.</w:t>
      </w:r>
    </w:p>
    <w:p w14:paraId="3D6D4139" w14:textId="77777777" w:rsidR="00117FDC" w:rsidRPr="00117FDC" w:rsidRDefault="00117FDC" w:rsidP="0059288D">
      <w:pPr>
        <w:pStyle w:val="Ttulo3"/>
        <w:rPr>
          <w:rFonts w:eastAsia="Arial"/>
        </w:rPr>
      </w:pPr>
      <w:bookmarkStart w:id="30" w:name="_Toc528670630"/>
      <w:r w:rsidRPr="00117FDC">
        <w:rPr>
          <w:rFonts w:eastAsia="Arial"/>
        </w:rPr>
        <w:t>Desenvolvedores do Sistema</w:t>
      </w:r>
      <w:bookmarkEnd w:id="30"/>
    </w:p>
    <w:p w14:paraId="236BEDB1" w14:textId="77777777" w:rsidR="00E52308" w:rsidRPr="00506CD2" w:rsidRDefault="009160E5" w:rsidP="00C72C5C">
      <w:pPr>
        <w:spacing w:before="15" w:line="260" w:lineRule="exact"/>
        <w:ind w:firstLine="576"/>
        <w:jc w:val="both"/>
        <w:rPr>
          <w:rFonts w:ascii="Arial" w:eastAsia="Arial" w:hAnsi="Arial" w:cs="Arial"/>
          <w:sz w:val="24"/>
          <w:szCs w:val="36"/>
        </w:rPr>
      </w:pPr>
      <w:r w:rsidRPr="009160E5">
        <w:rPr>
          <w:rFonts w:ascii="Arial" w:eastAsia="Arial" w:hAnsi="Arial" w:cs="Arial"/>
        </w:rPr>
        <w:t xml:space="preserve">Desenvolvido pelos discentes Gustavo Bergamo </w:t>
      </w:r>
      <w:proofErr w:type="spellStart"/>
      <w:r w:rsidRPr="009160E5">
        <w:rPr>
          <w:rFonts w:ascii="Arial" w:eastAsia="Arial" w:hAnsi="Arial" w:cs="Arial"/>
        </w:rPr>
        <w:t>Mimim</w:t>
      </w:r>
      <w:proofErr w:type="spellEnd"/>
      <w:r w:rsidRPr="009160E5">
        <w:rPr>
          <w:rFonts w:ascii="Arial" w:eastAsia="Arial" w:hAnsi="Arial" w:cs="Arial"/>
        </w:rPr>
        <w:t>, João Marcos Tomaz Dos Santos, Lucas Oliveira Da Cruz, Pablo Tavares De Souza, Renan Leonardo Ramos Ferreira da Silva e Vinicius Andrade Ribeiro, do curso de Análise e Desenvolvimento de Sistemas, do período noturno, pela Faculdade de Tecnologia de Ourinhos, com assistência das docentes das disciplinas de Engenharia de Software</w:t>
      </w:r>
      <w:r w:rsidR="00E52308">
        <w:rPr>
          <w:rFonts w:ascii="Arial" w:eastAsia="Arial" w:hAnsi="Arial" w:cs="Arial"/>
          <w:sz w:val="24"/>
        </w:rPr>
        <w:t>.</w:t>
      </w:r>
    </w:p>
    <w:p w14:paraId="7E8A6BCD" w14:textId="77777777" w:rsidR="00B51DB0" w:rsidRPr="00117FDC" w:rsidRDefault="00B51DB0" w:rsidP="00E72404">
      <w:pPr>
        <w:spacing w:before="15" w:line="260" w:lineRule="exact"/>
        <w:ind w:firstLine="709"/>
        <w:jc w:val="both"/>
        <w:rPr>
          <w:rFonts w:ascii="Arial" w:eastAsia="Arial" w:hAnsi="Arial" w:cs="Arial"/>
          <w:sz w:val="24"/>
        </w:rPr>
      </w:pPr>
    </w:p>
    <w:p w14:paraId="1F5682C6" w14:textId="77777777" w:rsidR="00182499" w:rsidRPr="0059288D" w:rsidRDefault="00182499" w:rsidP="00FB2D5F">
      <w:pPr>
        <w:pStyle w:val="Ttulo2"/>
        <w:spacing w:line="360" w:lineRule="auto"/>
      </w:pPr>
      <w:bookmarkStart w:id="31" w:name="_Toc528670631"/>
      <w:r w:rsidRPr="0059288D">
        <w:t>Regras de Negócio</w:t>
      </w:r>
      <w:bookmarkEnd w:id="31"/>
    </w:p>
    <w:p w14:paraId="54E39D9A" w14:textId="77777777" w:rsidR="009160E5" w:rsidRPr="00E72404" w:rsidRDefault="009160E5" w:rsidP="009160E5">
      <w:pPr>
        <w:pStyle w:val="Default"/>
        <w:ind w:firstLine="708"/>
        <w:jc w:val="both"/>
        <w:rPr>
          <w:sz w:val="20"/>
          <w:szCs w:val="20"/>
        </w:rPr>
      </w:pPr>
      <w:r w:rsidRPr="00E72404">
        <w:rPr>
          <w:sz w:val="20"/>
          <w:szCs w:val="20"/>
        </w:rPr>
        <w:t>As formas de pagamento são exclusivamente por dinheiro (R$), cartão (crédito ou débito) e cheques (à gerência).</w:t>
      </w:r>
    </w:p>
    <w:p w14:paraId="3B21F536" w14:textId="77777777" w:rsidR="000A172B" w:rsidRPr="009160E5" w:rsidRDefault="009160E5" w:rsidP="009160E5">
      <w:pPr>
        <w:spacing w:after="200" w:line="276" w:lineRule="auto"/>
        <w:rPr>
          <w:rFonts w:ascii="Arial" w:eastAsiaTheme="minorHAnsi" w:hAnsi="Arial" w:cs="Arial"/>
          <w:i/>
          <w:color w:val="000000"/>
        </w:rPr>
      </w:pPr>
      <w:r>
        <w:rPr>
          <w:i/>
        </w:rPr>
        <w:br w:type="page"/>
      </w:r>
    </w:p>
    <w:p w14:paraId="20C8F169" w14:textId="77777777" w:rsidR="00AA45E1" w:rsidRDefault="00CD7821" w:rsidP="00C645D6">
      <w:pPr>
        <w:pStyle w:val="Ttulo1"/>
        <w:rPr>
          <w:rFonts w:eastAsia="Arial"/>
        </w:rPr>
      </w:pPr>
      <w:bookmarkStart w:id="32" w:name="_Toc528670632"/>
      <w:r w:rsidRPr="00C645D6">
        <w:rPr>
          <w:rFonts w:eastAsia="Arial"/>
        </w:rPr>
        <w:lastRenderedPageBreak/>
        <w:t>REQUISITOS</w:t>
      </w:r>
      <w:r>
        <w:rPr>
          <w:rFonts w:eastAsia="Arial"/>
        </w:rPr>
        <w:t xml:space="preserve"> DO SISTEMA</w:t>
      </w:r>
      <w:bookmarkEnd w:id="32"/>
    </w:p>
    <w:p w14:paraId="57E205FC" w14:textId="77777777" w:rsidR="0035079F" w:rsidRDefault="00542224" w:rsidP="000E7EC9">
      <w:pPr>
        <w:ind w:firstLine="576"/>
        <w:rPr>
          <w:rFonts w:ascii="Arial" w:eastAsia="Arial" w:hAnsi="Arial" w:cs="Arial"/>
        </w:rPr>
      </w:pPr>
      <w:r w:rsidRPr="00542224">
        <w:rPr>
          <w:rFonts w:ascii="Arial" w:eastAsia="Arial" w:hAnsi="Arial" w:cs="Arial"/>
        </w:rPr>
        <w:t>Levando em conta o ambiente de empresas de banho e tosa, foram levantados os seguintes requisitos:</w:t>
      </w:r>
    </w:p>
    <w:p w14:paraId="150C8145" w14:textId="77777777" w:rsidR="00E52308" w:rsidRPr="00E72404" w:rsidRDefault="00E52308" w:rsidP="00E72404">
      <w:pPr>
        <w:rPr>
          <w:rFonts w:ascii="Arial" w:eastAsia="Arial" w:hAnsi="Arial" w:cs="Arial"/>
        </w:rPr>
      </w:pPr>
    </w:p>
    <w:p w14:paraId="1BC7FD0D" w14:textId="77777777" w:rsidR="00671D15" w:rsidRDefault="00C645D6" w:rsidP="00671D15">
      <w:pPr>
        <w:pStyle w:val="Ttulo2"/>
        <w:rPr>
          <w:rFonts w:eastAsia="Arial"/>
        </w:rPr>
      </w:pPr>
      <w:r w:rsidRPr="00C645D6">
        <w:rPr>
          <w:rFonts w:eastAsia="Arial"/>
        </w:rPr>
        <w:t xml:space="preserve"> </w:t>
      </w:r>
      <w:bookmarkStart w:id="33" w:name="_Toc528670633"/>
      <w:r>
        <w:rPr>
          <w:rFonts w:eastAsia="Arial"/>
        </w:rPr>
        <w:t xml:space="preserve">Requisitos </w:t>
      </w:r>
      <w:r w:rsidRPr="00C645D6">
        <w:rPr>
          <w:rFonts w:eastAsia="Arial"/>
        </w:rPr>
        <w:t>Funcionais</w:t>
      </w:r>
      <w:bookmarkEnd w:id="33"/>
    </w:p>
    <w:p w14:paraId="62438C0D" w14:textId="77777777" w:rsidR="006F7A40" w:rsidRPr="00244211" w:rsidRDefault="006F7A40" w:rsidP="007F64A3">
      <w:pPr>
        <w:ind w:firstLine="709"/>
        <w:jc w:val="both"/>
        <w:rPr>
          <w:rFonts w:ascii="Arial" w:eastAsia="Arial" w:hAnsi="Arial" w:cs="Arial"/>
        </w:rPr>
      </w:pPr>
      <w:r w:rsidRPr="00244211">
        <w:rPr>
          <w:rFonts w:ascii="Arial" w:eastAsia="Arial" w:hAnsi="Arial" w:cs="Arial"/>
        </w:rPr>
        <w:t>Abaixo estão os requisitos funcionais do sistema, ou seja, as funções que o sistema deve exercer.</w:t>
      </w:r>
    </w:p>
    <w:p w14:paraId="5460AEA1" w14:textId="77777777" w:rsidR="006F7A40" w:rsidRPr="00244211" w:rsidRDefault="006F7A40" w:rsidP="007F64A3">
      <w:pPr>
        <w:ind w:left="422" w:right="612" w:firstLine="709"/>
        <w:jc w:val="both"/>
        <w:rPr>
          <w:rFonts w:ascii="Arial" w:eastAsia="Arial" w:hAnsi="Arial" w:cs="Arial"/>
        </w:rPr>
      </w:pPr>
      <w:r w:rsidRPr="00244211">
        <w:rPr>
          <w:rFonts w:ascii="Arial" w:eastAsia="Arial" w:hAnsi="Arial" w:cs="Arial"/>
        </w:rPr>
        <w:t xml:space="preserve">Observações: </w:t>
      </w:r>
    </w:p>
    <w:p w14:paraId="1C184383" w14:textId="77777777" w:rsidR="00A31F57" w:rsidRDefault="00542224" w:rsidP="007F64A3">
      <w:pPr>
        <w:pStyle w:val="PargrafodaLista"/>
        <w:numPr>
          <w:ilvl w:val="0"/>
          <w:numId w:val="3"/>
        </w:numPr>
        <w:spacing w:after="1"/>
        <w:ind w:right="96"/>
        <w:jc w:val="both"/>
        <w:rPr>
          <w:rFonts w:ascii="Arial" w:eastAsia="Arial" w:hAnsi="Arial" w:cs="Arial"/>
        </w:rPr>
      </w:pPr>
      <w:r w:rsidRPr="00542224">
        <w:rPr>
          <w:rFonts w:ascii="Arial" w:eastAsia="Arial" w:hAnsi="Arial" w:cs="Arial"/>
        </w:rPr>
        <w:t>Palavras marcadas com um asterisco (*) são campos de preenchimento obrigatório no sistema.</w:t>
      </w:r>
    </w:p>
    <w:p w14:paraId="69E2B714" w14:textId="77777777" w:rsidR="00A31F57" w:rsidRDefault="00A31F57" w:rsidP="00A31F57">
      <w:pPr>
        <w:spacing w:after="1" w:line="360" w:lineRule="auto"/>
        <w:ind w:right="96"/>
        <w:jc w:val="both"/>
        <w:rPr>
          <w:rFonts w:ascii="Arial" w:eastAsia="Arial" w:hAnsi="Arial" w:cs="Arial"/>
        </w:rPr>
      </w:pPr>
    </w:p>
    <w:p w14:paraId="399666D6" w14:textId="77777777" w:rsidR="00A31F57" w:rsidRPr="00F47D71" w:rsidRDefault="00A31F57" w:rsidP="00A31F57">
      <w:pPr>
        <w:spacing w:after="1" w:line="360" w:lineRule="auto"/>
        <w:ind w:right="96"/>
        <w:jc w:val="both"/>
        <w:rPr>
          <w:rFonts w:ascii="Arial" w:eastAsia="Arial" w:hAnsi="Arial" w:cs="Arial"/>
          <w:b/>
          <w:sz w:val="24"/>
        </w:rPr>
      </w:pPr>
      <w:r w:rsidRPr="00D84A38">
        <w:rPr>
          <w:rFonts w:ascii="Arial" w:eastAsia="Arial" w:hAnsi="Arial" w:cs="Arial"/>
          <w:b/>
          <w:sz w:val="24"/>
        </w:rPr>
        <w:t>RF</w:t>
      </w:r>
      <w:r>
        <w:rPr>
          <w:rFonts w:ascii="Arial" w:eastAsia="Arial" w:hAnsi="Arial" w:cs="Arial"/>
          <w:b/>
          <w:sz w:val="24"/>
        </w:rPr>
        <w:t xml:space="preserve">01 </w:t>
      </w:r>
      <w:r w:rsidRPr="00D84A38">
        <w:rPr>
          <w:rFonts w:ascii="Arial" w:eastAsia="Arial" w:hAnsi="Arial" w:cs="Arial"/>
          <w:b/>
          <w:sz w:val="24"/>
        </w:rPr>
        <w:t xml:space="preserve">– </w:t>
      </w:r>
      <w:r w:rsidR="003D7C25">
        <w:rPr>
          <w:rFonts w:ascii="Arial" w:eastAsia="Arial" w:hAnsi="Arial" w:cs="Arial"/>
          <w:b/>
          <w:sz w:val="24"/>
        </w:rPr>
        <w:t>Manter</w:t>
      </w:r>
      <w:r w:rsidR="003D7C25" w:rsidRPr="00D84A38">
        <w:rPr>
          <w:rFonts w:ascii="Arial" w:eastAsia="Arial" w:hAnsi="Arial" w:cs="Arial"/>
          <w:b/>
          <w:sz w:val="24"/>
        </w:rPr>
        <w:t xml:space="preserve"> </w:t>
      </w:r>
      <w:r>
        <w:rPr>
          <w:rFonts w:ascii="Arial" w:eastAsia="Arial" w:hAnsi="Arial" w:cs="Arial"/>
          <w:b/>
          <w:sz w:val="24"/>
        </w:rPr>
        <w:t>Usuário</w:t>
      </w:r>
      <w:r w:rsidR="00C52ABE">
        <w:rPr>
          <w:rFonts w:ascii="Arial" w:eastAsia="Arial" w:hAnsi="Arial" w:cs="Arial"/>
          <w:b/>
          <w:sz w:val="24"/>
        </w:rPr>
        <w:t>s</w:t>
      </w:r>
    </w:p>
    <w:p w14:paraId="59F40126" w14:textId="77777777" w:rsidR="00A31F57" w:rsidRDefault="00A31F57" w:rsidP="00B46FC0">
      <w:pPr>
        <w:pStyle w:val="PargrafodaLista"/>
        <w:numPr>
          <w:ilvl w:val="1"/>
          <w:numId w:val="4"/>
        </w:numPr>
        <w:jc w:val="both"/>
        <w:rPr>
          <w:rFonts w:ascii="Arial" w:eastAsia="Arial" w:hAnsi="Arial" w:cs="Arial"/>
        </w:rPr>
      </w:pPr>
      <w:r w:rsidRPr="00860210">
        <w:rPr>
          <w:rFonts w:ascii="Arial" w:eastAsia="Arial" w:hAnsi="Arial" w:cs="Arial"/>
        </w:rPr>
        <w:t>O s</w:t>
      </w:r>
      <w:r>
        <w:rPr>
          <w:rFonts w:ascii="Arial" w:eastAsia="Arial" w:hAnsi="Arial" w:cs="Arial"/>
        </w:rPr>
        <w:t>istema deve permitir a inclusão, alteração e</w:t>
      </w:r>
      <w:r w:rsidRPr="00BD4A04">
        <w:rPr>
          <w:rFonts w:ascii="Arial" w:eastAsia="Arial" w:hAnsi="Arial" w:cs="Arial"/>
        </w:rPr>
        <w:t xml:space="preserve"> </w:t>
      </w:r>
      <w:r w:rsidRPr="00D22FB3">
        <w:rPr>
          <w:rFonts w:ascii="Arial" w:eastAsia="Arial" w:hAnsi="Arial" w:cs="Arial"/>
        </w:rPr>
        <w:t>consulta</w:t>
      </w:r>
      <w:r>
        <w:rPr>
          <w:rFonts w:ascii="Arial" w:eastAsia="Arial" w:hAnsi="Arial" w:cs="Arial"/>
        </w:rPr>
        <w:t xml:space="preserve"> </w:t>
      </w:r>
      <w:r w:rsidRPr="00860210">
        <w:rPr>
          <w:rFonts w:ascii="Arial" w:eastAsia="Arial" w:hAnsi="Arial" w:cs="Arial"/>
        </w:rPr>
        <w:t xml:space="preserve">dos usuários que irão </w:t>
      </w:r>
      <w:r w:rsidR="0012354C">
        <w:rPr>
          <w:rFonts w:ascii="Arial" w:eastAsia="Arial" w:hAnsi="Arial" w:cs="Arial"/>
        </w:rPr>
        <w:t>utilizar</w:t>
      </w:r>
      <w:r w:rsidR="0012354C" w:rsidRPr="00860210">
        <w:rPr>
          <w:rFonts w:ascii="Arial" w:eastAsia="Arial" w:hAnsi="Arial" w:cs="Arial"/>
        </w:rPr>
        <w:t xml:space="preserve"> </w:t>
      </w:r>
      <w:r w:rsidRPr="00860210">
        <w:rPr>
          <w:rFonts w:ascii="Arial" w:eastAsia="Arial" w:hAnsi="Arial" w:cs="Arial"/>
        </w:rPr>
        <w:t>o sistema.</w:t>
      </w:r>
    </w:p>
    <w:p w14:paraId="00DCEDBE" w14:textId="77777777" w:rsidR="00A31F57" w:rsidRDefault="00A31F57" w:rsidP="00B46FC0">
      <w:pPr>
        <w:pStyle w:val="PargrafodaLista"/>
        <w:numPr>
          <w:ilvl w:val="1"/>
          <w:numId w:val="4"/>
        </w:numPr>
        <w:jc w:val="both"/>
        <w:rPr>
          <w:rFonts w:ascii="Arial" w:eastAsia="Arial" w:hAnsi="Arial" w:cs="Arial"/>
        </w:rPr>
      </w:pPr>
      <w:r w:rsidRPr="0055123F">
        <w:rPr>
          <w:rFonts w:ascii="Arial" w:eastAsia="Arial" w:hAnsi="Arial" w:cs="Arial"/>
        </w:rPr>
        <w:t>Para a inclusão o sistema deve solicitar *nome de usuário, *senha, *nome completo</w:t>
      </w:r>
      <w:r w:rsidR="00F56282">
        <w:rPr>
          <w:rFonts w:ascii="Arial" w:eastAsia="Arial" w:hAnsi="Arial" w:cs="Arial"/>
        </w:rPr>
        <w:t xml:space="preserve"> do funcion</w:t>
      </w:r>
      <w:r w:rsidR="00664B80">
        <w:rPr>
          <w:rFonts w:ascii="Arial" w:eastAsia="Arial" w:hAnsi="Arial" w:cs="Arial"/>
        </w:rPr>
        <w:t>á</w:t>
      </w:r>
      <w:r w:rsidR="00F56282">
        <w:rPr>
          <w:rFonts w:ascii="Arial" w:eastAsia="Arial" w:hAnsi="Arial" w:cs="Arial"/>
        </w:rPr>
        <w:t>rio</w:t>
      </w:r>
      <w:r w:rsidRPr="0055123F">
        <w:rPr>
          <w:rFonts w:ascii="Arial" w:eastAsia="Arial" w:hAnsi="Arial" w:cs="Arial"/>
        </w:rPr>
        <w:t>, *função, RG, *CPF, data de nascimento, telefone</w:t>
      </w:r>
      <w:r>
        <w:rPr>
          <w:rFonts w:ascii="Arial" w:eastAsia="Arial" w:hAnsi="Arial" w:cs="Arial"/>
        </w:rPr>
        <w:t xml:space="preserve">, </w:t>
      </w:r>
      <w:r w:rsidRPr="0055123F">
        <w:rPr>
          <w:rFonts w:ascii="Arial" w:eastAsia="Arial" w:hAnsi="Arial" w:cs="Arial"/>
        </w:rPr>
        <w:t>endereço (rua, número, bairro, cidade, estado e CEP)</w:t>
      </w:r>
      <w:r>
        <w:rPr>
          <w:rFonts w:ascii="Arial" w:eastAsia="Arial" w:hAnsi="Arial" w:cs="Arial"/>
        </w:rPr>
        <w:t xml:space="preserve"> e *nível de usuário (administrador ou padrão)</w:t>
      </w:r>
      <w:r w:rsidRPr="0055123F">
        <w:rPr>
          <w:rFonts w:ascii="Arial" w:eastAsia="Arial" w:hAnsi="Arial" w:cs="Arial"/>
        </w:rPr>
        <w:t>.</w:t>
      </w:r>
    </w:p>
    <w:p w14:paraId="36994AD2" w14:textId="77777777" w:rsidR="00A31F57" w:rsidRDefault="00A31F57" w:rsidP="00B46FC0">
      <w:pPr>
        <w:pStyle w:val="PargrafodaLista"/>
        <w:numPr>
          <w:ilvl w:val="2"/>
          <w:numId w:val="4"/>
        </w:numPr>
        <w:ind w:left="198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Usuários</w:t>
      </w:r>
      <w:r w:rsidRPr="00411BFA">
        <w:rPr>
          <w:rFonts w:ascii="Arial" w:eastAsia="Arial" w:hAnsi="Arial" w:cs="Arial"/>
        </w:rPr>
        <w:t xml:space="preserve"> administrador</w:t>
      </w:r>
      <w:r>
        <w:rPr>
          <w:rFonts w:ascii="Arial" w:eastAsia="Arial" w:hAnsi="Arial" w:cs="Arial"/>
        </w:rPr>
        <w:t>es</w:t>
      </w:r>
      <w:r w:rsidRPr="00411BFA">
        <w:rPr>
          <w:rFonts w:ascii="Arial" w:eastAsia="Arial" w:hAnsi="Arial" w:cs="Arial"/>
        </w:rPr>
        <w:t xml:space="preserve"> ter</w:t>
      </w:r>
      <w:r>
        <w:rPr>
          <w:rFonts w:ascii="Arial" w:eastAsia="Arial" w:hAnsi="Arial" w:cs="Arial"/>
        </w:rPr>
        <w:t>ão</w:t>
      </w:r>
      <w:r w:rsidRPr="00411BFA">
        <w:rPr>
          <w:rFonts w:ascii="Arial" w:eastAsia="Arial" w:hAnsi="Arial" w:cs="Arial"/>
        </w:rPr>
        <w:t xml:space="preserve"> acesso à todas as funcionalidades e informações do sistema.</w:t>
      </w:r>
    </w:p>
    <w:p w14:paraId="31D827FE" w14:textId="77777777" w:rsidR="00664B80" w:rsidRPr="00CA3FE7" w:rsidRDefault="00664B80" w:rsidP="00B46FC0">
      <w:pPr>
        <w:pStyle w:val="PargrafodaLista"/>
        <w:numPr>
          <w:ilvl w:val="2"/>
          <w:numId w:val="4"/>
        </w:numPr>
        <w:ind w:left="198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Usuários padrão terão acesso às funções de cadastro de clientes e animais, </w:t>
      </w:r>
      <w:r w:rsidR="00A44239">
        <w:rPr>
          <w:rFonts w:ascii="Arial" w:eastAsia="Arial" w:hAnsi="Arial" w:cs="Arial"/>
        </w:rPr>
        <w:t xml:space="preserve">manter serviços, </w:t>
      </w:r>
      <w:r w:rsidR="004F131B">
        <w:rPr>
          <w:rFonts w:ascii="Arial" w:eastAsia="Arial" w:hAnsi="Arial" w:cs="Arial"/>
        </w:rPr>
        <w:t xml:space="preserve">gerenciar </w:t>
      </w:r>
      <w:r>
        <w:rPr>
          <w:rFonts w:ascii="Arial" w:eastAsia="Arial" w:hAnsi="Arial" w:cs="Arial"/>
        </w:rPr>
        <w:t>agendamentos, registrar pagamentos, manter planos</w:t>
      </w:r>
      <w:r w:rsidR="008B7354">
        <w:rPr>
          <w:rFonts w:ascii="Arial" w:eastAsia="Arial" w:hAnsi="Arial" w:cs="Arial"/>
        </w:rPr>
        <w:t xml:space="preserve"> </w:t>
      </w:r>
      <w:r w:rsidR="004F131B">
        <w:rPr>
          <w:rFonts w:ascii="Arial" w:eastAsia="Arial" w:hAnsi="Arial" w:cs="Arial"/>
        </w:rPr>
        <w:t xml:space="preserve">de agendamento </w:t>
      </w:r>
      <w:r w:rsidR="008B7354">
        <w:rPr>
          <w:rFonts w:ascii="Arial" w:eastAsia="Arial" w:hAnsi="Arial" w:cs="Arial"/>
        </w:rPr>
        <w:t>e</w:t>
      </w:r>
      <w:r>
        <w:rPr>
          <w:rFonts w:ascii="Arial" w:eastAsia="Arial" w:hAnsi="Arial" w:cs="Arial"/>
        </w:rPr>
        <w:t xml:space="preserve"> manter serviços, </w:t>
      </w:r>
    </w:p>
    <w:p w14:paraId="4C830813" w14:textId="77777777" w:rsidR="00A31F57" w:rsidRDefault="003402A2" w:rsidP="00B46FC0">
      <w:pPr>
        <w:pStyle w:val="PargrafodaLista"/>
        <w:numPr>
          <w:ilvl w:val="2"/>
          <w:numId w:val="4"/>
        </w:numPr>
        <w:ind w:left="198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</w:t>
      </w:r>
      <w:r w:rsidR="00A31F57">
        <w:rPr>
          <w:rFonts w:ascii="Arial" w:eastAsia="Arial" w:hAnsi="Arial" w:cs="Arial"/>
        </w:rPr>
        <w:t>O primeiro usuário cadastrado</w:t>
      </w:r>
      <w:r w:rsidR="004B5B26">
        <w:rPr>
          <w:rFonts w:ascii="Arial" w:eastAsia="Arial" w:hAnsi="Arial" w:cs="Arial"/>
        </w:rPr>
        <w:t xml:space="preserve"> no sistema</w:t>
      </w:r>
      <w:r w:rsidR="00A31F57">
        <w:rPr>
          <w:rFonts w:ascii="Arial" w:eastAsia="Arial" w:hAnsi="Arial" w:cs="Arial"/>
        </w:rPr>
        <w:t xml:space="preserve"> terá que ser um Administrador</w:t>
      </w:r>
      <w:r w:rsidR="00065051">
        <w:rPr>
          <w:rFonts w:ascii="Arial" w:eastAsia="Arial" w:hAnsi="Arial" w:cs="Arial"/>
        </w:rPr>
        <w:t>.</w:t>
      </w:r>
    </w:p>
    <w:p w14:paraId="59D9A1B5" w14:textId="77777777" w:rsidR="00A31F57" w:rsidRPr="00860210" w:rsidRDefault="00A31F57" w:rsidP="00B46FC0">
      <w:pPr>
        <w:pStyle w:val="PargrafodaLista"/>
        <w:numPr>
          <w:ilvl w:val="2"/>
          <w:numId w:val="4"/>
        </w:numPr>
        <w:ind w:left="198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Um código </w:t>
      </w:r>
      <w:r w:rsidR="006C7C59">
        <w:rPr>
          <w:rFonts w:ascii="Arial" w:eastAsia="Arial" w:hAnsi="Arial" w:cs="Arial"/>
        </w:rPr>
        <w:t>de identificação único será gerado automaticamente</w:t>
      </w:r>
      <w:r>
        <w:rPr>
          <w:rFonts w:ascii="Arial" w:eastAsia="Arial" w:hAnsi="Arial" w:cs="Arial"/>
        </w:rPr>
        <w:t xml:space="preserve"> para cada novo cadastro de usuário</w:t>
      </w:r>
      <w:r w:rsidR="00A01782">
        <w:rPr>
          <w:rFonts w:ascii="Arial" w:eastAsia="Arial" w:hAnsi="Arial" w:cs="Arial"/>
        </w:rPr>
        <w:t>.</w:t>
      </w:r>
    </w:p>
    <w:p w14:paraId="0D1D90AC" w14:textId="77777777" w:rsidR="00A31F57" w:rsidRDefault="00A31F57" w:rsidP="00B46FC0">
      <w:pPr>
        <w:pStyle w:val="PargrafodaLista"/>
        <w:numPr>
          <w:ilvl w:val="1"/>
          <w:numId w:val="4"/>
        </w:numPr>
        <w:jc w:val="both"/>
        <w:rPr>
          <w:rFonts w:ascii="Arial" w:eastAsia="Arial" w:hAnsi="Arial" w:cs="Arial"/>
        </w:rPr>
      </w:pPr>
      <w:bookmarkStart w:id="34" w:name="_Toc510722332"/>
      <w:r w:rsidRPr="00860210">
        <w:rPr>
          <w:rFonts w:ascii="Arial" w:eastAsia="Arial" w:hAnsi="Arial" w:cs="Arial"/>
        </w:rPr>
        <w:t>O sistema</w:t>
      </w:r>
      <w:r>
        <w:rPr>
          <w:rFonts w:ascii="Arial" w:eastAsia="Arial" w:hAnsi="Arial" w:cs="Arial"/>
        </w:rPr>
        <w:t xml:space="preserve"> não deve permitir a exclusão do usuário, entretanto</w:t>
      </w:r>
      <w:r w:rsidRPr="00860210">
        <w:rPr>
          <w:rFonts w:ascii="Arial" w:eastAsia="Arial" w:hAnsi="Arial" w:cs="Arial"/>
        </w:rPr>
        <w:t xml:space="preserve"> deve permitir que sejam </w:t>
      </w:r>
      <w:r>
        <w:rPr>
          <w:rFonts w:ascii="Arial" w:eastAsia="Arial" w:hAnsi="Arial" w:cs="Arial"/>
        </w:rPr>
        <w:t>desativados</w:t>
      </w:r>
      <w:r w:rsidRPr="00860210">
        <w:rPr>
          <w:rFonts w:ascii="Arial" w:eastAsia="Arial" w:hAnsi="Arial" w:cs="Arial"/>
        </w:rPr>
        <w:t xml:space="preserve">, e seus dados </w:t>
      </w:r>
      <w:r w:rsidR="004B5B26">
        <w:rPr>
          <w:rFonts w:ascii="Arial" w:eastAsia="Arial" w:hAnsi="Arial" w:cs="Arial"/>
        </w:rPr>
        <w:t>m</w:t>
      </w:r>
      <w:r w:rsidRPr="00860210">
        <w:rPr>
          <w:rFonts w:ascii="Arial" w:eastAsia="Arial" w:hAnsi="Arial" w:cs="Arial"/>
        </w:rPr>
        <w:t>antidos</w:t>
      </w:r>
      <w:bookmarkStart w:id="35" w:name="_Toc510722333"/>
      <w:bookmarkEnd w:id="34"/>
      <w:r w:rsidR="00065051">
        <w:rPr>
          <w:rFonts w:ascii="Arial" w:eastAsia="Arial" w:hAnsi="Arial" w:cs="Arial"/>
        </w:rPr>
        <w:t>.</w:t>
      </w:r>
    </w:p>
    <w:p w14:paraId="4243C9E3" w14:textId="77777777" w:rsidR="00A31F57" w:rsidRDefault="00A31F57" w:rsidP="00B46FC0">
      <w:pPr>
        <w:pStyle w:val="PargrafodaLista"/>
        <w:numPr>
          <w:ilvl w:val="2"/>
          <w:numId w:val="4"/>
        </w:numPr>
        <w:ind w:left="198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Usuários desativados podem ser reativados a qualquer momento</w:t>
      </w:r>
      <w:r w:rsidR="00065051">
        <w:rPr>
          <w:rFonts w:ascii="Arial" w:eastAsia="Arial" w:hAnsi="Arial" w:cs="Arial"/>
        </w:rPr>
        <w:t>.</w:t>
      </w:r>
    </w:p>
    <w:p w14:paraId="3DA4D42B" w14:textId="77777777" w:rsidR="00A31F57" w:rsidRDefault="00A31F57" w:rsidP="00B46FC0">
      <w:pPr>
        <w:pStyle w:val="PargrafodaLista"/>
        <w:numPr>
          <w:ilvl w:val="1"/>
          <w:numId w:val="4"/>
        </w:numPr>
        <w:jc w:val="both"/>
        <w:rPr>
          <w:rFonts w:ascii="Arial" w:eastAsia="Arial" w:hAnsi="Arial" w:cs="Arial"/>
        </w:rPr>
      </w:pPr>
      <w:r w:rsidRPr="00860210">
        <w:rPr>
          <w:rFonts w:ascii="Arial" w:eastAsia="Arial" w:hAnsi="Arial" w:cs="Arial"/>
        </w:rPr>
        <w:t xml:space="preserve"> O</w:t>
      </w:r>
      <w:bookmarkEnd w:id="35"/>
      <w:r w:rsidRPr="00CA3FE7">
        <w:rPr>
          <w:rFonts w:ascii="Arial" w:eastAsia="Arial" w:hAnsi="Arial" w:cs="Arial"/>
        </w:rPr>
        <w:t xml:space="preserve"> sistema deve permitir a alteração do nome de usuário e senha dos usuários do sistema. Além disso, o sistema deve permitir a mudança de função e dados do usuário (endereço</w:t>
      </w:r>
      <w:r w:rsidR="00065051">
        <w:rPr>
          <w:rFonts w:ascii="Arial" w:eastAsia="Arial" w:hAnsi="Arial" w:cs="Arial"/>
        </w:rPr>
        <w:t xml:space="preserve"> e </w:t>
      </w:r>
      <w:r w:rsidRPr="00CA3FE7">
        <w:rPr>
          <w:rFonts w:ascii="Arial" w:eastAsia="Arial" w:hAnsi="Arial" w:cs="Arial"/>
        </w:rPr>
        <w:t>telefone).</w:t>
      </w:r>
    </w:p>
    <w:p w14:paraId="776C5321" w14:textId="77777777" w:rsidR="00746236" w:rsidRDefault="00D12216" w:rsidP="00B46FC0">
      <w:pPr>
        <w:pStyle w:val="PargrafodaLista"/>
        <w:numPr>
          <w:ilvl w:val="1"/>
          <w:numId w:val="4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  <w:r w:rsidR="00333C90">
        <w:rPr>
          <w:rFonts w:ascii="Arial" w:eastAsia="Arial" w:hAnsi="Arial" w:cs="Arial"/>
        </w:rPr>
        <w:t>O sistema deve permitir a consulta de usuários através do nome de usuário, nome completo, CPF ou nível de usuário.</w:t>
      </w:r>
    </w:p>
    <w:p w14:paraId="11BE0D35" w14:textId="77777777" w:rsidR="00D12216" w:rsidRDefault="00D12216" w:rsidP="00B46FC0">
      <w:pPr>
        <w:pStyle w:val="PargrafodaLista"/>
        <w:numPr>
          <w:ilvl w:val="1"/>
          <w:numId w:val="4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Apenas usuários de nível administrador podem utilizar esse requisito.</w:t>
      </w:r>
    </w:p>
    <w:p w14:paraId="430D533D" w14:textId="77777777" w:rsidR="00213F33" w:rsidRPr="00333C90" w:rsidRDefault="00213F33" w:rsidP="00B46FC0">
      <w:pPr>
        <w:pStyle w:val="PargrafodaLista"/>
        <w:numPr>
          <w:ilvl w:val="2"/>
          <w:numId w:val="4"/>
        </w:numPr>
        <w:ind w:left="198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Caso não houver usuários cadastrados, essa regra deve ser ignorada pelo sistema.</w:t>
      </w:r>
    </w:p>
    <w:p w14:paraId="713F32B5" w14:textId="77777777" w:rsidR="00A31F57" w:rsidRPr="00D12216" w:rsidRDefault="00A31F57" w:rsidP="00D12216">
      <w:pPr>
        <w:jc w:val="both"/>
        <w:rPr>
          <w:rFonts w:ascii="Arial" w:eastAsia="Arial" w:hAnsi="Arial" w:cs="Arial"/>
          <w:b/>
        </w:rPr>
      </w:pPr>
    </w:p>
    <w:p w14:paraId="20894B02" w14:textId="77777777" w:rsidR="00A31F57" w:rsidRPr="00F47D71" w:rsidRDefault="00A31F57" w:rsidP="00A31F57">
      <w:pPr>
        <w:spacing w:after="1" w:line="360" w:lineRule="auto"/>
        <w:ind w:right="96"/>
        <w:jc w:val="both"/>
        <w:rPr>
          <w:rFonts w:ascii="Arial" w:eastAsia="Arial" w:hAnsi="Arial" w:cs="Arial"/>
          <w:b/>
          <w:sz w:val="24"/>
        </w:rPr>
      </w:pPr>
      <w:r w:rsidRPr="002769C8">
        <w:rPr>
          <w:rFonts w:ascii="Arial" w:eastAsia="Arial" w:hAnsi="Arial" w:cs="Arial"/>
          <w:b/>
          <w:sz w:val="24"/>
        </w:rPr>
        <w:t>RF02 – Efetuar Login</w:t>
      </w:r>
    </w:p>
    <w:p w14:paraId="4E0F4BF1" w14:textId="77777777" w:rsidR="00A31F57" w:rsidRPr="009569BD" w:rsidRDefault="00A31F57" w:rsidP="00A31F57">
      <w:pPr>
        <w:pStyle w:val="PargrafodaLista"/>
        <w:numPr>
          <w:ilvl w:val="0"/>
          <w:numId w:val="13"/>
        </w:numPr>
        <w:ind w:right="96"/>
        <w:jc w:val="both"/>
        <w:rPr>
          <w:rFonts w:ascii="Arial" w:eastAsia="Arial" w:hAnsi="Arial" w:cs="Arial"/>
          <w:vanish/>
        </w:rPr>
      </w:pPr>
    </w:p>
    <w:p w14:paraId="3BE12994" w14:textId="77777777" w:rsidR="00A31F57" w:rsidRPr="009569BD" w:rsidRDefault="00A31F57" w:rsidP="00A31F57">
      <w:pPr>
        <w:pStyle w:val="PargrafodaLista"/>
        <w:numPr>
          <w:ilvl w:val="0"/>
          <w:numId w:val="13"/>
        </w:numPr>
        <w:ind w:right="96"/>
        <w:jc w:val="both"/>
        <w:rPr>
          <w:rFonts w:ascii="Arial" w:eastAsia="Arial" w:hAnsi="Arial" w:cs="Arial"/>
          <w:vanish/>
        </w:rPr>
      </w:pPr>
    </w:p>
    <w:p w14:paraId="4804E21D" w14:textId="77777777" w:rsidR="00A31F57" w:rsidRPr="00411BFA" w:rsidRDefault="00A31F57" w:rsidP="00B46FC0">
      <w:pPr>
        <w:pStyle w:val="PargrafodaLista"/>
        <w:numPr>
          <w:ilvl w:val="1"/>
          <w:numId w:val="13"/>
        </w:numPr>
        <w:jc w:val="both"/>
        <w:rPr>
          <w:rFonts w:ascii="Arial" w:eastAsia="Arial" w:hAnsi="Arial" w:cs="Arial"/>
        </w:rPr>
      </w:pPr>
      <w:r w:rsidRPr="00411BFA">
        <w:rPr>
          <w:rFonts w:ascii="Arial" w:eastAsia="Arial" w:hAnsi="Arial" w:cs="Arial"/>
        </w:rPr>
        <w:t xml:space="preserve">O sistema deve </w:t>
      </w:r>
      <w:r w:rsidR="00D757E0">
        <w:rPr>
          <w:rFonts w:ascii="Arial" w:eastAsia="Arial" w:hAnsi="Arial" w:cs="Arial"/>
        </w:rPr>
        <w:t>solicitar</w:t>
      </w:r>
      <w:r w:rsidRPr="00411BFA">
        <w:rPr>
          <w:rFonts w:ascii="Arial" w:eastAsia="Arial" w:hAnsi="Arial" w:cs="Arial"/>
        </w:rPr>
        <w:t xml:space="preserve"> que usuários façam login </w:t>
      </w:r>
      <w:r w:rsidR="00594237">
        <w:rPr>
          <w:rFonts w:ascii="Arial" w:eastAsia="Arial" w:hAnsi="Arial" w:cs="Arial"/>
        </w:rPr>
        <w:t xml:space="preserve">solicitando *nome de usuário e *senha </w:t>
      </w:r>
      <w:r w:rsidR="00D757E0">
        <w:rPr>
          <w:rFonts w:ascii="Arial" w:eastAsia="Arial" w:hAnsi="Arial" w:cs="Arial"/>
        </w:rPr>
        <w:t>para liberar as respectivas funções</w:t>
      </w:r>
      <w:r w:rsidR="00213F33">
        <w:rPr>
          <w:rFonts w:ascii="Arial" w:eastAsia="Arial" w:hAnsi="Arial" w:cs="Arial"/>
        </w:rPr>
        <w:t xml:space="preserve"> na qual ele tem acesso</w:t>
      </w:r>
      <w:r w:rsidRPr="00411BFA">
        <w:rPr>
          <w:rFonts w:ascii="Arial" w:eastAsia="Arial" w:hAnsi="Arial" w:cs="Arial"/>
        </w:rPr>
        <w:t>.</w:t>
      </w:r>
    </w:p>
    <w:p w14:paraId="7E635A15" w14:textId="77777777" w:rsidR="00A31F57" w:rsidRDefault="00A31F57" w:rsidP="00B46FC0">
      <w:pPr>
        <w:pStyle w:val="PargrafodaLista"/>
        <w:numPr>
          <w:ilvl w:val="1"/>
          <w:numId w:val="13"/>
        </w:numPr>
        <w:jc w:val="both"/>
        <w:rPr>
          <w:rFonts w:ascii="Arial" w:eastAsia="Arial" w:hAnsi="Arial" w:cs="Arial"/>
        </w:rPr>
      </w:pPr>
      <w:r w:rsidRPr="00411BFA">
        <w:rPr>
          <w:rFonts w:ascii="Arial" w:eastAsia="Arial" w:hAnsi="Arial" w:cs="Arial"/>
        </w:rPr>
        <w:t>Caso os dados informados não sejam válidos, o sistema deve informar ao usuário um erro de login</w:t>
      </w:r>
      <w:r>
        <w:rPr>
          <w:rFonts w:ascii="Arial" w:eastAsia="Arial" w:hAnsi="Arial" w:cs="Arial"/>
        </w:rPr>
        <w:t>.</w:t>
      </w:r>
    </w:p>
    <w:p w14:paraId="4483D8E1" w14:textId="77777777" w:rsidR="00A31F57" w:rsidRPr="00E931AB" w:rsidRDefault="00A31F57" w:rsidP="00A31F57">
      <w:pPr>
        <w:ind w:right="96"/>
        <w:jc w:val="both"/>
        <w:rPr>
          <w:rFonts w:ascii="Arial" w:eastAsia="Arial" w:hAnsi="Arial" w:cs="Arial"/>
        </w:rPr>
      </w:pPr>
    </w:p>
    <w:p w14:paraId="11241651" w14:textId="77777777" w:rsidR="00A31F57" w:rsidRPr="00345942" w:rsidRDefault="00A31F57" w:rsidP="00A31F57">
      <w:pPr>
        <w:spacing w:after="1" w:line="360" w:lineRule="auto"/>
        <w:ind w:right="96"/>
        <w:jc w:val="both"/>
        <w:rPr>
          <w:rFonts w:ascii="Arial" w:eastAsia="Arial" w:hAnsi="Arial" w:cs="Arial"/>
          <w:b/>
        </w:rPr>
      </w:pPr>
      <w:r w:rsidRPr="002769C8">
        <w:rPr>
          <w:rFonts w:ascii="Arial" w:eastAsia="Arial" w:hAnsi="Arial" w:cs="Arial"/>
          <w:b/>
          <w:sz w:val="24"/>
        </w:rPr>
        <w:t xml:space="preserve">RF03 – </w:t>
      </w:r>
      <w:r w:rsidR="003D7C25">
        <w:rPr>
          <w:rFonts w:ascii="Arial" w:eastAsia="Arial" w:hAnsi="Arial" w:cs="Arial"/>
          <w:b/>
          <w:sz w:val="24"/>
        </w:rPr>
        <w:t>Manter</w:t>
      </w:r>
      <w:r>
        <w:rPr>
          <w:rFonts w:ascii="Arial" w:eastAsia="Arial" w:hAnsi="Arial" w:cs="Arial"/>
          <w:b/>
          <w:sz w:val="24"/>
        </w:rPr>
        <w:t xml:space="preserve"> Clientes</w:t>
      </w:r>
    </w:p>
    <w:p w14:paraId="3078EE74" w14:textId="77777777" w:rsidR="00A31F57" w:rsidRPr="009569BD" w:rsidRDefault="00A31F57" w:rsidP="00A31F57">
      <w:pPr>
        <w:pStyle w:val="PargrafodaLista"/>
        <w:numPr>
          <w:ilvl w:val="0"/>
          <w:numId w:val="12"/>
        </w:numPr>
        <w:jc w:val="both"/>
        <w:rPr>
          <w:rFonts w:ascii="Arial" w:eastAsia="Arial" w:hAnsi="Arial" w:cs="Arial"/>
          <w:vanish/>
        </w:rPr>
      </w:pPr>
    </w:p>
    <w:p w14:paraId="2A60A77E" w14:textId="77777777" w:rsidR="00A31F57" w:rsidRPr="009569BD" w:rsidRDefault="00A31F57" w:rsidP="00A31F57">
      <w:pPr>
        <w:pStyle w:val="PargrafodaLista"/>
        <w:numPr>
          <w:ilvl w:val="0"/>
          <w:numId w:val="12"/>
        </w:numPr>
        <w:jc w:val="both"/>
        <w:rPr>
          <w:rFonts w:ascii="Arial" w:eastAsia="Arial" w:hAnsi="Arial" w:cs="Arial"/>
          <w:vanish/>
        </w:rPr>
      </w:pPr>
    </w:p>
    <w:p w14:paraId="59064DF6" w14:textId="77777777" w:rsidR="00A31F57" w:rsidRPr="009569BD" w:rsidRDefault="00A31F57" w:rsidP="00A31F57">
      <w:pPr>
        <w:pStyle w:val="PargrafodaLista"/>
        <w:numPr>
          <w:ilvl w:val="0"/>
          <w:numId w:val="12"/>
        </w:numPr>
        <w:jc w:val="both"/>
        <w:rPr>
          <w:rFonts w:ascii="Arial" w:eastAsia="Arial" w:hAnsi="Arial" w:cs="Arial"/>
          <w:vanish/>
        </w:rPr>
      </w:pPr>
    </w:p>
    <w:p w14:paraId="61E9B141" w14:textId="77777777" w:rsidR="00A31F57" w:rsidRPr="00D22FB3" w:rsidRDefault="00A31F57" w:rsidP="00B46FC0">
      <w:pPr>
        <w:pStyle w:val="PargrafodaLista"/>
        <w:numPr>
          <w:ilvl w:val="1"/>
          <w:numId w:val="12"/>
        </w:numPr>
        <w:jc w:val="both"/>
        <w:rPr>
          <w:rFonts w:ascii="Arial" w:eastAsia="Arial" w:hAnsi="Arial" w:cs="Arial"/>
        </w:rPr>
      </w:pPr>
      <w:r w:rsidRPr="00D22FB3">
        <w:rPr>
          <w:rFonts w:ascii="Arial" w:eastAsia="Arial" w:hAnsi="Arial" w:cs="Arial"/>
        </w:rPr>
        <w:t>O si</w:t>
      </w:r>
      <w:r>
        <w:rPr>
          <w:rFonts w:ascii="Arial" w:eastAsia="Arial" w:hAnsi="Arial" w:cs="Arial"/>
        </w:rPr>
        <w:t>stema deve permitir a inclusão</w:t>
      </w:r>
      <w:r w:rsidRPr="00D22FB3">
        <w:rPr>
          <w:rFonts w:ascii="Arial" w:eastAsia="Arial" w:hAnsi="Arial" w:cs="Arial"/>
        </w:rPr>
        <w:t>, alteração</w:t>
      </w:r>
      <w:r w:rsidR="00324607">
        <w:rPr>
          <w:rFonts w:ascii="Arial" w:eastAsia="Arial" w:hAnsi="Arial" w:cs="Arial"/>
        </w:rPr>
        <w:t>, desativação</w:t>
      </w:r>
      <w:r w:rsidRPr="00D22FB3">
        <w:rPr>
          <w:rFonts w:ascii="Arial" w:eastAsia="Arial" w:hAnsi="Arial" w:cs="Arial"/>
        </w:rPr>
        <w:t xml:space="preserve"> e consulta de clientes.</w:t>
      </w:r>
    </w:p>
    <w:p w14:paraId="5D41F11D" w14:textId="77777777" w:rsidR="00A31F57" w:rsidRPr="008773E6" w:rsidRDefault="00A31F57" w:rsidP="00B46FC0">
      <w:pPr>
        <w:pStyle w:val="PargrafodaLista"/>
        <w:numPr>
          <w:ilvl w:val="1"/>
          <w:numId w:val="12"/>
        </w:numPr>
        <w:jc w:val="both"/>
        <w:rPr>
          <w:rFonts w:ascii="Arial" w:eastAsia="Arial" w:hAnsi="Arial" w:cs="Arial"/>
        </w:rPr>
      </w:pPr>
      <w:r w:rsidRPr="008773E6">
        <w:rPr>
          <w:rFonts w:ascii="Arial" w:eastAsia="Arial" w:hAnsi="Arial" w:cs="Arial"/>
        </w:rPr>
        <w:t>Para a inclusão o sistema deve solicitar *nome, *data de nascimento, endereço</w:t>
      </w:r>
      <w:r w:rsidR="005C31D3">
        <w:rPr>
          <w:rFonts w:ascii="Arial" w:eastAsia="Arial" w:hAnsi="Arial" w:cs="Arial"/>
        </w:rPr>
        <w:t xml:space="preserve"> </w:t>
      </w:r>
      <w:r w:rsidR="00664B80">
        <w:rPr>
          <w:rFonts w:ascii="Arial" w:eastAsia="Arial" w:hAnsi="Arial" w:cs="Arial"/>
        </w:rPr>
        <w:t>(logradouro</w:t>
      </w:r>
      <w:ins w:id="36" w:author="Silvia Helena" w:date="2018-12-08T11:09:00Z">
        <w:r w:rsidR="001D524D">
          <w:rPr>
            <w:rFonts w:ascii="Arial" w:eastAsia="Arial" w:hAnsi="Arial" w:cs="Arial"/>
          </w:rPr>
          <w:t>*</w:t>
        </w:r>
      </w:ins>
      <w:r w:rsidR="00664B80">
        <w:rPr>
          <w:rFonts w:ascii="Arial" w:eastAsia="Arial" w:hAnsi="Arial" w:cs="Arial"/>
        </w:rPr>
        <w:t xml:space="preserve">, </w:t>
      </w:r>
      <w:r w:rsidR="00383485">
        <w:rPr>
          <w:rFonts w:ascii="Arial" w:eastAsia="Arial" w:hAnsi="Arial" w:cs="Arial"/>
        </w:rPr>
        <w:t>*</w:t>
      </w:r>
      <w:r w:rsidR="00664B80">
        <w:rPr>
          <w:rFonts w:ascii="Arial" w:eastAsia="Arial" w:hAnsi="Arial" w:cs="Arial"/>
        </w:rPr>
        <w:t xml:space="preserve">número, </w:t>
      </w:r>
      <w:r w:rsidR="00383485">
        <w:rPr>
          <w:rFonts w:ascii="Arial" w:eastAsia="Arial" w:hAnsi="Arial" w:cs="Arial"/>
        </w:rPr>
        <w:t>*</w:t>
      </w:r>
      <w:r w:rsidR="00664B80">
        <w:rPr>
          <w:rFonts w:ascii="Arial" w:eastAsia="Arial" w:hAnsi="Arial" w:cs="Arial"/>
        </w:rPr>
        <w:t xml:space="preserve">bairro, </w:t>
      </w:r>
      <w:r w:rsidR="00383485">
        <w:rPr>
          <w:rFonts w:ascii="Arial" w:eastAsia="Arial" w:hAnsi="Arial" w:cs="Arial"/>
        </w:rPr>
        <w:t>*</w:t>
      </w:r>
      <w:r w:rsidR="00664B80">
        <w:rPr>
          <w:rFonts w:ascii="Arial" w:eastAsia="Arial" w:hAnsi="Arial" w:cs="Arial"/>
        </w:rPr>
        <w:t>cidade, estado</w:t>
      </w:r>
      <w:ins w:id="37" w:author="Silvia Helena" w:date="2018-12-08T11:10:00Z">
        <w:r w:rsidR="001D524D">
          <w:rPr>
            <w:rFonts w:ascii="Arial" w:eastAsia="Arial" w:hAnsi="Arial" w:cs="Arial"/>
          </w:rPr>
          <w:t>*</w:t>
        </w:r>
      </w:ins>
      <w:r w:rsidR="00664B80">
        <w:rPr>
          <w:rFonts w:ascii="Arial" w:eastAsia="Arial" w:hAnsi="Arial" w:cs="Arial"/>
        </w:rPr>
        <w:t>, CEP, complemento)</w:t>
      </w:r>
      <w:r w:rsidRPr="008773E6">
        <w:rPr>
          <w:rFonts w:ascii="Arial" w:eastAsia="Arial" w:hAnsi="Arial" w:cs="Arial"/>
        </w:rPr>
        <w:t>, *sexo, *telefone, RG, *CPF, status (</w:t>
      </w:r>
      <w:r w:rsidR="000B4491">
        <w:rPr>
          <w:rFonts w:ascii="Arial" w:eastAsia="Arial" w:hAnsi="Arial" w:cs="Arial"/>
        </w:rPr>
        <w:t>ativo</w:t>
      </w:r>
      <w:r w:rsidRPr="008773E6">
        <w:rPr>
          <w:rFonts w:ascii="Arial" w:eastAsia="Arial" w:hAnsi="Arial" w:cs="Arial"/>
        </w:rPr>
        <w:t xml:space="preserve"> ou </w:t>
      </w:r>
      <w:r w:rsidR="000B4491">
        <w:rPr>
          <w:rFonts w:ascii="Arial" w:eastAsia="Arial" w:hAnsi="Arial" w:cs="Arial"/>
        </w:rPr>
        <w:t>inativo</w:t>
      </w:r>
      <w:r w:rsidRPr="008773E6">
        <w:rPr>
          <w:rFonts w:ascii="Arial" w:eastAsia="Arial" w:hAnsi="Arial" w:cs="Arial"/>
        </w:rPr>
        <w:t>)</w:t>
      </w:r>
      <w:r>
        <w:rPr>
          <w:rFonts w:ascii="Arial" w:eastAsia="Arial" w:hAnsi="Arial" w:cs="Arial"/>
        </w:rPr>
        <w:t>.</w:t>
      </w:r>
    </w:p>
    <w:p w14:paraId="45CBD1F5" w14:textId="77777777" w:rsidR="00A31F57" w:rsidRPr="008773E6" w:rsidRDefault="00A31F57" w:rsidP="00B46FC0">
      <w:pPr>
        <w:pStyle w:val="PargrafodaLista"/>
        <w:numPr>
          <w:ilvl w:val="2"/>
          <w:numId w:val="12"/>
        </w:numPr>
        <w:ind w:left="198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  <w:r w:rsidRPr="008773E6">
        <w:rPr>
          <w:rFonts w:ascii="Arial" w:eastAsia="Arial" w:hAnsi="Arial" w:cs="Arial"/>
        </w:rPr>
        <w:t xml:space="preserve">O sistema deve atribuir um código </w:t>
      </w:r>
      <w:r w:rsidR="00E6466B">
        <w:rPr>
          <w:rFonts w:ascii="Arial" w:eastAsia="Arial" w:hAnsi="Arial" w:cs="Arial"/>
        </w:rPr>
        <w:t>de identificação único</w:t>
      </w:r>
      <w:r w:rsidRPr="008773E6">
        <w:rPr>
          <w:rFonts w:ascii="Arial" w:eastAsia="Arial" w:hAnsi="Arial" w:cs="Arial"/>
        </w:rPr>
        <w:t xml:space="preserve"> a cada cliente.</w:t>
      </w:r>
    </w:p>
    <w:p w14:paraId="3742777A" w14:textId="77777777" w:rsidR="00A31F57" w:rsidRPr="008773E6" w:rsidRDefault="00A31F57" w:rsidP="00B46FC0">
      <w:pPr>
        <w:pStyle w:val="PargrafodaLista"/>
        <w:numPr>
          <w:ilvl w:val="2"/>
          <w:numId w:val="12"/>
        </w:numPr>
        <w:ind w:left="198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  <w:r w:rsidRPr="008773E6">
        <w:rPr>
          <w:rFonts w:ascii="Arial" w:eastAsia="Arial" w:hAnsi="Arial" w:cs="Arial"/>
        </w:rPr>
        <w:t>Quando um cliente é incluído no sistema, o status deve constar como ativo.</w:t>
      </w:r>
    </w:p>
    <w:p w14:paraId="0BEE4423" w14:textId="77777777" w:rsidR="00A31F57" w:rsidRDefault="00A31F57" w:rsidP="00B46FC0">
      <w:pPr>
        <w:pStyle w:val="PargrafodaLista"/>
        <w:numPr>
          <w:ilvl w:val="1"/>
          <w:numId w:val="12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sistema não deve permitir a exclusão de clientes, entretanto, deve permitir que sejam desativados, mantendo todos os seus dados</w:t>
      </w:r>
      <w:r w:rsidRPr="008773E6">
        <w:rPr>
          <w:rFonts w:ascii="Arial" w:eastAsia="Arial" w:hAnsi="Arial" w:cs="Arial"/>
        </w:rPr>
        <w:t>.</w:t>
      </w:r>
      <w:r>
        <w:rPr>
          <w:rFonts w:ascii="Arial" w:eastAsia="Arial" w:hAnsi="Arial" w:cs="Arial"/>
        </w:rPr>
        <w:t xml:space="preserve"> Essa atividade só pode ser feita por um administrador do sistema.</w:t>
      </w:r>
    </w:p>
    <w:p w14:paraId="4EB8AAC3" w14:textId="77777777" w:rsidR="00A31F57" w:rsidRPr="008773E6" w:rsidRDefault="00A31F57" w:rsidP="00B46FC0">
      <w:pPr>
        <w:pStyle w:val="PargrafodaLista"/>
        <w:numPr>
          <w:ilvl w:val="2"/>
          <w:numId w:val="12"/>
        </w:numPr>
        <w:ind w:left="198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Clientes </w:t>
      </w:r>
      <w:r w:rsidR="00ED12FC">
        <w:rPr>
          <w:rFonts w:ascii="Arial" w:eastAsia="Arial" w:hAnsi="Arial" w:cs="Arial"/>
        </w:rPr>
        <w:t>inativos</w:t>
      </w:r>
      <w:r>
        <w:rPr>
          <w:rFonts w:ascii="Arial" w:eastAsia="Arial" w:hAnsi="Arial" w:cs="Arial"/>
        </w:rPr>
        <w:t xml:space="preserve"> podem ser reativados a qualquer momento apenas pelo administrador.</w:t>
      </w:r>
    </w:p>
    <w:p w14:paraId="1D7BCF96" w14:textId="77777777" w:rsidR="00A31F57" w:rsidRPr="008773E6" w:rsidRDefault="00A31F57" w:rsidP="00B46FC0">
      <w:pPr>
        <w:pStyle w:val="PargrafodaLista"/>
        <w:numPr>
          <w:ilvl w:val="1"/>
          <w:numId w:val="12"/>
        </w:numPr>
        <w:jc w:val="both"/>
        <w:rPr>
          <w:rFonts w:ascii="Arial" w:eastAsia="Arial" w:hAnsi="Arial" w:cs="Arial"/>
        </w:rPr>
      </w:pPr>
      <w:r w:rsidRPr="008773E6">
        <w:rPr>
          <w:rFonts w:ascii="Arial" w:eastAsia="Arial" w:hAnsi="Arial" w:cs="Arial"/>
        </w:rPr>
        <w:t>O sistema deve permitir a alteração d</w:t>
      </w:r>
      <w:r w:rsidR="00113172">
        <w:rPr>
          <w:rFonts w:ascii="Arial" w:eastAsia="Arial" w:hAnsi="Arial" w:cs="Arial"/>
        </w:rPr>
        <w:t>os seguintes</w:t>
      </w:r>
      <w:r w:rsidRPr="008773E6">
        <w:rPr>
          <w:rFonts w:ascii="Arial" w:eastAsia="Arial" w:hAnsi="Arial" w:cs="Arial"/>
        </w:rPr>
        <w:t xml:space="preserve"> dados dos clientes</w:t>
      </w:r>
      <w:r w:rsidR="007D0612">
        <w:rPr>
          <w:rFonts w:ascii="Arial" w:eastAsia="Arial" w:hAnsi="Arial" w:cs="Arial"/>
        </w:rPr>
        <w:t>: nome, telefone e endereço.</w:t>
      </w:r>
    </w:p>
    <w:p w14:paraId="31D771AE" w14:textId="77777777" w:rsidR="00A31F57" w:rsidRDefault="00A31F57" w:rsidP="00B46FC0">
      <w:pPr>
        <w:pStyle w:val="PargrafodaLista"/>
        <w:numPr>
          <w:ilvl w:val="1"/>
          <w:numId w:val="12"/>
        </w:numPr>
        <w:jc w:val="both"/>
        <w:rPr>
          <w:rFonts w:ascii="Arial" w:eastAsia="Arial" w:hAnsi="Arial" w:cs="Arial"/>
        </w:rPr>
      </w:pPr>
      <w:r w:rsidRPr="0081290F">
        <w:rPr>
          <w:rFonts w:ascii="Arial" w:eastAsia="Arial" w:hAnsi="Arial" w:cs="Arial"/>
        </w:rPr>
        <w:t>O sistema deve permitir a consulta aos clientes através da pesquisa por nome, CPF, telefone e código</w:t>
      </w:r>
      <w:r>
        <w:rPr>
          <w:rFonts w:ascii="Arial" w:eastAsia="Arial" w:hAnsi="Arial" w:cs="Arial"/>
        </w:rPr>
        <w:t>.</w:t>
      </w:r>
      <w:r w:rsidRPr="0081290F">
        <w:rPr>
          <w:rFonts w:ascii="Arial" w:eastAsia="Arial" w:hAnsi="Arial" w:cs="Arial"/>
        </w:rPr>
        <w:t xml:space="preserve"> </w:t>
      </w:r>
    </w:p>
    <w:p w14:paraId="3130DEED" w14:textId="77777777" w:rsidR="00112F04" w:rsidRPr="0081290F" w:rsidRDefault="00112F04" w:rsidP="00A31F57">
      <w:pPr>
        <w:jc w:val="both"/>
        <w:rPr>
          <w:rFonts w:ascii="Arial" w:eastAsia="Arial" w:hAnsi="Arial" w:cs="Arial"/>
        </w:rPr>
      </w:pPr>
    </w:p>
    <w:p w14:paraId="3AE50536" w14:textId="77777777" w:rsidR="00A31F57" w:rsidRDefault="00A31F57" w:rsidP="00A31F57">
      <w:pPr>
        <w:spacing w:after="1" w:line="360" w:lineRule="auto"/>
        <w:ind w:right="96"/>
        <w:jc w:val="both"/>
        <w:rPr>
          <w:rFonts w:ascii="Arial" w:eastAsia="Arial" w:hAnsi="Arial" w:cs="Arial"/>
          <w:b/>
          <w:sz w:val="24"/>
        </w:rPr>
      </w:pPr>
      <w:r w:rsidRPr="0081290F">
        <w:rPr>
          <w:rFonts w:ascii="Arial" w:eastAsia="Arial" w:hAnsi="Arial" w:cs="Arial"/>
          <w:b/>
          <w:sz w:val="24"/>
        </w:rPr>
        <w:t>RF0</w:t>
      </w:r>
      <w:r>
        <w:rPr>
          <w:rFonts w:ascii="Arial" w:eastAsia="Arial" w:hAnsi="Arial" w:cs="Arial"/>
          <w:b/>
          <w:sz w:val="24"/>
        </w:rPr>
        <w:t xml:space="preserve">4 – </w:t>
      </w:r>
      <w:r w:rsidR="003D7C25">
        <w:rPr>
          <w:rFonts w:ascii="Arial" w:eastAsia="Arial" w:hAnsi="Arial" w:cs="Arial"/>
          <w:b/>
          <w:sz w:val="24"/>
        </w:rPr>
        <w:t>Manter</w:t>
      </w:r>
      <w:r w:rsidRPr="0081290F">
        <w:rPr>
          <w:rFonts w:ascii="Arial" w:eastAsia="Arial" w:hAnsi="Arial" w:cs="Arial"/>
          <w:b/>
          <w:sz w:val="24"/>
        </w:rPr>
        <w:t xml:space="preserve"> </w:t>
      </w:r>
      <w:r>
        <w:rPr>
          <w:rFonts w:ascii="Arial" w:eastAsia="Arial" w:hAnsi="Arial" w:cs="Arial"/>
          <w:b/>
          <w:sz w:val="24"/>
        </w:rPr>
        <w:t>Animais</w:t>
      </w:r>
    </w:p>
    <w:p w14:paraId="7F05BDA8" w14:textId="77777777" w:rsidR="00A31F57" w:rsidRPr="009569BD" w:rsidRDefault="00A31F57" w:rsidP="00A31F57">
      <w:pPr>
        <w:pStyle w:val="PargrafodaLista"/>
        <w:numPr>
          <w:ilvl w:val="0"/>
          <w:numId w:val="14"/>
        </w:numPr>
        <w:jc w:val="both"/>
        <w:rPr>
          <w:rFonts w:ascii="Arial" w:eastAsia="Arial" w:hAnsi="Arial" w:cs="Arial"/>
          <w:vanish/>
        </w:rPr>
      </w:pPr>
    </w:p>
    <w:p w14:paraId="1A49DC75" w14:textId="77777777" w:rsidR="00A31F57" w:rsidRPr="009569BD" w:rsidRDefault="00A31F57" w:rsidP="00A31F57">
      <w:pPr>
        <w:pStyle w:val="PargrafodaLista"/>
        <w:numPr>
          <w:ilvl w:val="0"/>
          <w:numId w:val="14"/>
        </w:numPr>
        <w:jc w:val="both"/>
        <w:rPr>
          <w:rFonts w:ascii="Arial" w:eastAsia="Arial" w:hAnsi="Arial" w:cs="Arial"/>
          <w:vanish/>
        </w:rPr>
      </w:pPr>
    </w:p>
    <w:p w14:paraId="1E9B22E3" w14:textId="77777777" w:rsidR="00A31F57" w:rsidRPr="009569BD" w:rsidRDefault="00A31F57" w:rsidP="00A31F57">
      <w:pPr>
        <w:pStyle w:val="PargrafodaLista"/>
        <w:numPr>
          <w:ilvl w:val="0"/>
          <w:numId w:val="14"/>
        </w:numPr>
        <w:jc w:val="both"/>
        <w:rPr>
          <w:rFonts w:ascii="Arial" w:eastAsia="Arial" w:hAnsi="Arial" w:cs="Arial"/>
          <w:vanish/>
        </w:rPr>
      </w:pPr>
    </w:p>
    <w:p w14:paraId="409622A6" w14:textId="77777777" w:rsidR="00A31F57" w:rsidRPr="009569BD" w:rsidRDefault="00A31F57" w:rsidP="00A31F57">
      <w:pPr>
        <w:pStyle w:val="PargrafodaLista"/>
        <w:numPr>
          <w:ilvl w:val="0"/>
          <w:numId w:val="14"/>
        </w:numPr>
        <w:jc w:val="both"/>
        <w:rPr>
          <w:rFonts w:ascii="Arial" w:eastAsia="Arial" w:hAnsi="Arial" w:cs="Arial"/>
          <w:vanish/>
        </w:rPr>
      </w:pPr>
    </w:p>
    <w:p w14:paraId="5ABC1F62" w14:textId="77777777" w:rsidR="00A31F57" w:rsidRPr="0081290F" w:rsidRDefault="00A31F57" w:rsidP="00B46FC0">
      <w:pPr>
        <w:pStyle w:val="PargrafodaLista"/>
        <w:numPr>
          <w:ilvl w:val="1"/>
          <w:numId w:val="14"/>
        </w:numPr>
        <w:jc w:val="both"/>
        <w:rPr>
          <w:rFonts w:ascii="Arial" w:eastAsia="Arial" w:hAnsi="Arial" w:cs="Arial"/>
        </w:rPr>
      </w:pPr>
      <w:r w:rsidRPr="0081290F">
        <w:rPr>
          <w:rFonts w:ascii="Arial" w:eastAsia="Arial" w:hAnsi="Arial" w:cs="Arial"/>
        </w:rPr>
        <w:t xml:space="preserve">O sistema deve permitir a inclusão, </w:t>
      </w:r>
      <w:r>
        <w:rPr>
          <w:rFonts w:ascii="Arial" w:eastAsia="Arial" w:hAnsi="Arial" w:cs="Arial"/>
        </w:rPr>
        <w:t>exclusão</w:t>
      </w:r>
      <w:r w:rsidRPr="0081290F">
        <w:rPr>
          <w:rFonts w:ascii="Arial" w:eastAsia="Arial" w:hAnsi="Arial" w:cs="Arial"/>
        </w:rPr>
        <w:t xml:space="preserve">, </w:t>
      </w:r>
      <w:r>
        <w:rPr>
          <w:rFonts w:ascii="Arial" w:eastAsia="Arial" w:hAnsi="Arial" w:cs="Arial"/>
        </w:rPr>
        <w:t xml:space="preserve">alteração e </w:t>
      </w:r>
      <w:r w:rsidRPr="0081290F">
        <w:rPr>
          <w:rFonts w:ascii="Arial" w:eastAsia="Arial" w:hAnsi="Arial" w:cs="Arial"/>
        </w:rPr>
        <w:t>consulta de animais.</w:t>
      </w:r>
    </w:p>
    <w:p w14:paraId="7E0CCDB6" w14:textId="4185AF46" w:rsidR="00A31F57" w:rsidRPr="00774AD8" w:rsidRDefault="00A31F57" w:rsidP="00B46FC0">
      <w:pPr>
        <w:pStyle w:val="PargrafodaLista"/>
        <w:numPr>
          <w:ilvl w:val="1"/>
          <w:numId w:val="14"/>
        </w:numPr>
        <w:jc w:val="both"/>
        <w:rPr>
          <w:rFonts w:ascii="Arial" w:eastAsia="Arial" w:hAnsi="Arial" w:cs="Arial"/>
        </w:rPr>
      </w:pPr>
      <w:r w:rsidRPr="00EC69BB">
        <w:rPr>
          <w:rFonts w:ascii="Arial" w:eastAsia="Arial" w:hAnsi="Arial" w:cs="Arial"/>
        </w:rPr>
        <w:t xml:space="preserve">Para a inclusão de animais, </w:t>
      </w:r>
      <w:r w:rsidR="00F56282">
        <w:rPr>
          <w:rFonts w:ascii="Arial" w:eastAsia="Arial" w:hAnsi="Arial" w:cs="Arial"/>
        </w:rPr>
        <w:t>o</w:t>
      </w:r>
      <w:r w:rsidRPr="00EC69BB">
        <w:rPr>
          <w:rFonts w:ascii="Arial" w:eastAsia="Arial" w:hAnsi="Arial" w:cs="Arial"/>
        </w:rPr>
        <w:t xml:space="preserve"> cliente (dono) deve estar cadastrado</w:t>
      </w:r>
      <w:r w:rsidR="002A436F">
        <w:rPr>
          <w:rFonts w:ascii="Arial" w:eastAsia="Arial" w:hAnsi="Arial" w:cs="Arial"/>
        </w:rPr>
        <w:t xml:space="preserve"> (RF03)</w:t>
      </w:r>
      <w:r w:rsidRPr="00EC69BB">
        <w:rPr>
          <w:rFonts w:ascii="Arial" w:eastAsia="Arial" w:hAnsi="Arial" w:cs="Arial"/>
        </w:rPr>
        <w:t xml:space="preserve">. O sistema deve solicitar </w:t>
      </w:r>
      <w:r w:rsidR="00F56282">
        <w:rPr>
          <w:rFonts w:ascii="Arial" w:eastAsia="Arial" w:hAnsi="Arial" w:cs="Arial"/>
        </w:rPr>
        <w:t>*</w:t>
      </w:r>
      <w:bookmarkStart w:id="38" w:name="_GoBack"/>
      <w:bookmarkEnd w:id="38"/>
      <w:r w:rsidR="00383485">
        <w:rPr>
          <w:rFonts w:ascii="Arial" w:eastAsia="Arial" w:hAnsi="Arial" w:cs="Arial"/>
        </w:rPr>
        <w:t xml:space="preserve">código ou </w:t>
      </w:r>
      <w:r w:rsidR="00F56282">
        <w:rPr>
          <w:rFonts w:ascii="Arial" w:eastAsia="Arial" w:hAnsi="Arial" w:cs="Arial"/>
        </w:rPr>
        <w:t xml:space="preserve">nome </w:t>
      </w:r>
      <w:r w:rsidR="00383485">
        <w:rPr>
          <w:rFonts w:ascii="Arial" w:eastAsia="Arial" w:hAnsi="Arial" w:cs="Arial"/>
        </w:rPr>
        <w:t>d</w:t>
      </w:r>
      <w:r w:rsidR="00F56282">
        <w:rPr>
          <w:rFonts w:ascii="Arial" w:eastAsia="Arial" w:hAnsi="Arial" w:cs="Arial"/>
        </w:rPr>
        <w:t xml:space="preserve">o cliente, </w:t>
      </w:r>
      <w:r w:rsidRPr="00EC69BB">
        <w:rPr>
          <w:rFonts w:ascii="Arial" w:eastAsia="Arial" w:hAnsi="Arial" w:cs="Arial"/>
        </w:rPr>
        <w:t>*nome</w:t>
      </w:r>
      <w:r w:rsidR="003A611A">
        <w:rPr>
          <w:rFonts w:ascii="Arial" w:eastAsia="Arial" w:hAnsi="Arial" w:cs="Arial"/>
        </w:rPr>
        <w:t xml:space="preserve"> do animal</w:t>
      </w:r>
      <w:r w:rsidRPr="00EC69BB">
        <w:rPr>
          <w:rFonts w:ascii="Arial" w:eastAsia="Arial" w:hAnsi="Arial" w:cs="Arial"/>
        </w:rPr>
        <w:t xml:space="preserve">, *raça, </w:t>
      </w:r>
      <w:r w:rsidR="00112F04">
        <w:rPr>
          <w:rFonts w:ascii="Arial" w:eastAsia="Arial" w:hAnsi="Arial" w:cs="Arial"/>
        </w:rPr>
        <w:t>*</w:t>
      </w:r>
      <w:r w:rsidRPr="00EC69BB">
        <w:rPr>
          <w:rFonts w:ascii="Arial" w:eastAsia="Arial" w:hAnsi="Arial" w:cs="Arial"/>
        </w:rPr>
        <w:t>pelagem, *</w:t>
      </w:r>
      <w:r w:rsidRPr="00774AD8">
        <w:rPr>
          <w:rFonts w:ascii="Arial" w:eastAsia="Arial" w:hAnsi="Arial" w:cs="Arial"/>
        </w:rPr>
        <w:t>porte, cor, sexo e observações.</w:t>
      </w:r>
    </w:p>
    <w:p w14:paraId="4C3CBA86" w14:textId="77777777" w:rsidR="00F77846" w:rsidRPr="00B46FC0" w:rsidRDefault="00A31F57" w:rsidP="00F77846">
      <w:pPr>
        <w:pStyle w:val="PargrafodaLista"/>
        <w:numPr>
          <w:ilvl w:val="2"/>
          <w:numId w:val="14"/>
        </w:numPr>
        <w:ind w:left="1985"/>
        <w:jc w:val="both"/>
        <w:rPr>
          <w:rFonts w:ascii="Arial" w:eastAsia="Arial" w:hAnsi="Arial" w:cs="Arial"/>
        </w:rPr>
      </w:pPr>
      <w:r w:rsidRPr="00774AD8">
        <w:rPr>
          <w:rFonts w:ascii="Arial" w:eastAsia="Arial" w:hAnsi="Arial" w:cs="Arial"/>
        </w:rPr>
        <w:t>O sistema deve atribuir um código de identificação único para cada animal.</w:t>
      </w:r>
    </w:p>
    <w:p w14:paraId="50CC86D0" w14:textId="77777777" w:rsidR="00A31F57" w:rsidRPr="00774AD8" w:rsidRDefault="00F77846" w:rsidP="00B46FC0">
      <w:pPr>
        <w:pStyle w:val="PargrafodaLista"/>
        <w:numPr>
          <w:ilvl w:val="1"/>
          <w:numId w:val="14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</w:t>
      </w:r>
      <w:r w:rsidR="00A31F57" w:rsidRPr="00774AD8">
        <w:rPr>
          <w:rFonts w:ascii="Arial" w:eastAsia="Arial" w:hAnsi="Arial" w:cs="Arial"/>
        </w:rPr>
        <w:t>sistema deve permitir a exclusão do cadastro de animais</w:t>
      </w:r>
    </w:p>
    <w:p w14:paraId="515CB520" w14:textId="77777777" w:rsidR="00A31F57" w:rsidRPr="00774AD8" w:rsidRDefault="00A31F57" w:rsidP="00B46FC0">
      <w:pPr>
        <w:pStyle w:val="PargrafodaLista"/>
        <w:numPr>
          <w:ilvl w:val="1"/>
          <w:numId w:val="14"/>
        </w:numPr>
        <w:jc w:val="both"/>
        <w:rPr>
          <w:rFonts w:ascii="Arial" w:eastAsia="Arial" w:hAnsi="Arial" w:cs="Arial"/>
          <w:b/>
          <w:sz w:val="24"/>
        </w:rPr>
      </w:pPr>
      <w:r w:rsidRPr="00774AD8">
        <w:rPr>
          <w:rFonts w:ascii="Arial" w:eastAsia="Arial" w:hAnsi="Arial" w:cs="Arial"/>
        </w:rPr>
        <w:t>O sistema deve permitir a alteração dos seguintes dados: porte, foto do animal e observações.</w:t>
      </w:r>
    </w:p>
    <w:p w14:paraId="6C9D651D" w14:textId="77777777" w:rsidR="00AA5953" w:rsidRDefault="00A31F57" w:rsidP="00B46FC0">
      <w:pPr>
        <w:pStyle w:val="PargrafodaLista"/>
        <w:numPr>
          <w:ilvl w:val="1"/>
          <w:numId w:val="14"/>
        </w:numPr>
        <w:jc w:val="both"/>
        <w:rPr>
          <w:rFonts w:ascii="Arial" w:eastAsia="Arial" w:hAnsi="Arial" w:cs="Arial"/>
          <w:b/>
          <w:sz w:val="24"/>
        </w:rPr>
      </w:pPr>
      <w:r w:rsidRPr="00774AD8">
        <w:rPr>
          <w:rFonts w:ascii="Arial" w:eastAsia="Arial" w:hAnsi="Arial" w:cs="Arial"/>
        </w:rPr>
        <w:t>O sistema deve permitir a consulta de animais por</w:t>
      </w:r>
      <w:r w:rsidRPr="00675878">
        <w:rPr>
          <w:rFonts w:ascii="Arial" w:eastAsia="Arial" w:hAnsi="Arial" w:cs="Arial"/>
        </w:rPr>
        <w:t xml:space="preserve"> meio do código</w:t>
      </w:r>
      <w:r w:rsidR="00112F04">
        <w:rPr>
          <w:rFonts w:ascii="Arial" w:eastAsia="Arial" w:hAnsi="Arial" w:cs="Arial"/>
        </w:rPr>
        <w:t>,</w:t>
      </w:r>
      <w:r w:rsidRPr="00675878">
        <w:rPr>
          <w:rFonts w:ascii="Arial" w:eastAsia="Arial" w:hAnsi="Arial" w:cs="Arial"/>
        </w:rPr>
        <w:t xml:space="preserve"> nome </w:t>
      </w:r>
      <w:r w:rsidR="00B22E49">
        <w:rPr>
          <w:rFonts w:ascii="Arial" w:eastAsia="Arial" w:hAnsi="Arial" w:cs="Arial"/>
        </w:rPr>
        <w:t xml:space="preserve">do animal </w:t>
      </w:r>
      <w:r w:rsidRPr="00675878">
        <w:rPr>
          <w:rFonts w:ascii="Arial" w:eastAsia="Arial" w:hAnsi="Arial" w:cs="Arial"/>
        </w:rPr>
        <w:t xml:space="preserve">e </w:t>
      </w:r>
      <w:r w:rsidR="00082491">
        <w:rPr>
          <w:rFonts w:ascii="Arial" w:eastAsia="Arial" w:hAnsi="Arial" w:cs="Arial"/>
        </w:rPr>
        <w:t>também</w:t>
      </w:r>
      <w:r w:rsidRPr="00675878">
        <w:rPr>
          <w:rFonts w:ascii="Arial" w:eastAsia="Arial" w:hAnsi="Arial" w:cs="Arial"/>
        </w:rPr>
        <w:t xml:space="preserve"> d</w:t>
      </w:r>
      <w:r w:rsidR="00C90879">
        <w:rPr>
          <w:rFonts w:ascii="Arial" w:eastAsia="Arial" w:hAnsi="Arial" w:cs="Arial"/>
        </w:rPr>
        <w:t xml:space="preserve">o nome </w:t>
      </w:r>
      <w:r w:rsidR="00082491">
        <w:rPr>
          <w:rFonts w:ascii="Arial" w:eastAsia="Arial" w:hAnsi="Arial" w:cs="Arial"/>
        </w:rPr>
        <w:t xml:space="preserve">e CPF </w:t>
      </w:r>
      <w:r w:rsidR="00C90879">
        <w:rPr>
          <w:rFonts w:ascii="Arial" w:eastAsia="Arial" w:hAnsi="Arial" w:cs="Arial"/>
        </w:rPr>
        <w:t>do cliente</w:t>
      </w:r>
      <w:r w:rsidR="00112F04">
        <w:rPr>
          <w:rFonts w:ascii="Arial" w:eastAsia="Arial" w:hAnsi="Arial" w:cs="Arial"/>
        </w:rPr>
        <w:t xml:space="preserve"> </w:t>
      </w:r>
      <w:r w:rsidR="009E5E12">
        <w:rPr>
          <w:rFonts w:ascii="Arial" w:eastAsia="Arial" w:hAnsi="Arial" w:cs="Arial"/>
        </w:rPr>
        <w:t>(dono</w:t>
      </w:r>
      <w:r w:rsidR="00AA5953">
        <w:rPr>
          <w:rFonts w:ascii="Arial" w:eastAsia="Arial" w:hAnsi="Arial" w:cs="Arial"/>
        </w:rPr>
        <w:t>).</w:t>
      </w:r>
    </w:p>
    <w:p w14:paraId="6D3CF73A" w14:textId="77777777" w:rsidR="00A31F57" w:rsidRPr="00AC03A7" w:rsidRDefault="00A31F57" w:rsidP="00C72C5C">
      <w:pPr>
        <w:jc w:val="both"/>
        <w:rPr>
          <w:rFonts w:ascii="Arial" w:eastAsia="Arial" w:hAnsi="Arial" w:cs="Arial"/>
          <w:b/>
        </w:rPr>
      </w:pPr>
    </w:p>
    <w:p w14:paraId="56E56946" w14:textId="77777777" w:rsidR="00A31F57" w:rsidRDefault="00F812A9" w:rsidP="00C72C5C">
      <w:pPr>
        <w:spacing w:line="360" w:lineRule="auto"/>
        <w:jc w:val="both"/>
        <w:rPr>
          <w:rFonts w:ascii="Arial" w:eastAsia="Arial" w:hAnsi="Arial" w:cs="Arial"/>
          <w:b/>
          <w:sz w:val="24"/>
        </w:rPr>
      </w:pPr>
      <w:r w:rsidRPr="00B650BE">
        <w:rPr>
          <w:rFonts w:ascii="Arial" w:eastAsia="Arial" w:hAnsi="Arial" w:cs="Arial"/>
          <w:b/>
          <w:sz w:val="24"/>
        </w:rPr>
        <w:t>RF0</w:t>
      </w:r>
      <w:r>
        <w:rPr>
          <w:rFonts w:ascii="Arial" w:eastAsia="Arial" w:hAnsi="Arial" w:cs="Arial"/>
          <w:b/>
          <w:sz w:val="24"/>
        </w:rPr>
        <w:t>5</w:t>
      </w:r>
      <w:r w:rsidRPr="00B650BE">
        <w:rPr>
          <w:rFonts w:ascii="Arial" w:eastAsia="Arial" w:hAnsi="Arial" w:cs="Arial"/>
          <w:b/>
          <w:sz w:val="24"/>
        </w:rPr>
        <w:t xml:space="preserve"> </w:t>
      </w:r>
      <w:r w:rsidR="00A31F57" w:rsidRPr="00B650BE">
        <w:rPr>
          <w:rFonts w:ascii="Arial" w:eastAsia="Arial" w:hAnsi="Arial" w:cs="Arial"/>
          <w:b/>
          <w:sz w:val="24"/>
        </w:rPr>
        <w:t xml:space="preserve">– </w:t>
      </w:r>
      <w:r w:rsidR="00461E81">
        <w:rPr>
          <w:rFonts w:ascii="Arial" w:eastAsia="Arial" w:hAnsi="Arial" w:cs="Arial"/>
          <w:b/>
          <w:sz w:val="24"/>
        </w:rPr>
        <w:t>Manter</w:t>
      </w:r>
      <w:r w:rsidR="00A31F57">
        <w:rPr>
          <w:rFonts w:ascii="Arial" w:eastAsia="Arial" w:hAnsi="Arial" w:cs="Arial"/>
          <w:b/>
          <w:sz w:val="24"/>
        </w:rPr>
        <w:t xml:space="preserve"> Serviços</w:t>
      </w:r>
    </w:p>
    <w:p w14:paraId="3A04905A" w14:textId="77777777" w:rsidR="00C92C85" w:rsidRPr="00C92C85" w:rsidRDefault="00C92C85" w:rsidP="00C92C85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vanish/>
        </w:rPr>
      </w:pPr>
    </w:p>
    <w:p w14:paraId="5C229214" w14:textId="77777777" w:rsidR="00C92C85" w:rsidRPr="00C92C85" w:rsidRDefault="00C92C85" w:rsidP="00C92C85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vanish/>
        </w:rPr>
      </w:pPr>
    </w:p>
    <w:p w14:paraId="354AEAC0" w14:textId="77777777" w:rsidR="00C92C85" w:rsidRPr="00C92C85" w:rsidRDefault="00C92C85" w:rsidP="00C92C85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vanish/>
        </w:rPr>
      </w:pPr>
    </w:p>
    <w:p w14:paraId="161C874B" w14:textId="77777777" w:rsidR="00C92C85" w:rsidRPr="00C92C85" w:rsidRDefault="00C92C85" w:rsidP="00C92C85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vanish/>
        </w:rPr>
      </w:pPr>
    </w:p>
    <w:p w14:paraId="5F7EFCEB" w14:textId="77777777" w:rsidR="00C92C85" w:rsidRPr="00C92C85" w:rsidRDefault="00C92C85" w:rsidP="00C92C85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vanish/>
        </w:rPr>
      </w:pPr>
    </w:p>
    <w:p w14:paraId="25B9B7D0" w14:textId="77777777" w:rsidR="000C7C93" w:rsidRPr="00BD4A04" w:rsidRDefault="000C7C93" w:rsidP="000C7C93">
      <w:pPr>
        <w:pStyle w:val="PargrafodaLista"/>
        <w:numPr>
          <w:ilvl w:val="1"/>
          <w:numId w:val="10"/>
        </w:numPr>
        <w:ind w:left="921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 xml:space="preserve">O sistema deve </w:t>
      </w:r>
      <w:r w:rsidRPr="00860210">
        <w:rPr>
          <w:rFonts w:ascii="Arial" w:eastAsia="Arial" w:hAnsi="Arial" w:cs="Arial"/>
        </w:rPr>
        <w:t xml:space="preserve">permitir </w:t>
      </w:r>
      <w:r>
        <w:rPr>
          <w:rFonts w:ascii="Arial" w:eastAsia="Arial" w:hAnsi="Arial" w:cs="Arial"/>
        </w:rPr>
        <w:t>a inclusão</w:t>
      </w:r>
      <w:r w:rsidRPr="00860210">
        <w:rPr>
          <w:rFonts w:ascii="Arial" w:eastAsia="Arial" w:hAnsi="Arial" w:cs="Arial"/>
        </w:rPr>
        <w:t>,</w:t>
      </w:r>
      <w:r>
        <w:rPr>
          <w:rFonts w:ascii="Arial" w:eastAsia="Arial" w:hAnsi="Arial" w:cs="Arial"/>
        </w:rPr>
        <w:t xml:space="preserve"> exclusão, alteração e </w:t>
      </w:r>
      <w:r w:rsidRPr="00D22FB3">
        <w:rPr>
          <w:rFonts w:ascii="Arial" w:eastAsia="Arial" w:hAnsi="Arial" w:cs="Arial"/>
        </w:rPr>
        <w:t xml:space="preserve">consulta </w:t>
      </w:r>
      <w:r>
        <w:rPr>
          <w:rFonts w:ascii="Arial" w:eastAsia="Arial" w:hAnsi="Arial" w:cs="Arial"/>
        </w:rPr>
        <w:t>de serviços prestados pelo estabelecimento.</w:t>
      </w:r>
    </w:p>
    <w:p w14:paraId="60CD6460" w14:textId="77777777" w:rsidR="000C7C93" w:rsidRPr="004B2932" w:rsidRDefault="000C7C93" w:rsidP="000C7C93">
      <w:pPr>
        <w:pStyle w:val="PargrafodaLista"/>
        <w:numPr>
          <w:ilvl w:val="1"/>
          <w:numId w:val="10"/>
        </w:numPr>
        <w:ind w:left="921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>A inclusão requer o *tipo do serviço, descrição e *preço sugerido para o serviço.</w:t>
      </w:r>
    </w:p>
    <w:p w14:paraId="4290B175" w14:textId="77777777" w:rsidR="000C7C93" w:rsidRPr="00DF5174" w:rsidRDefault="000C7C93" w:rsidP="000C7C93">
      <w:pPr>
        <w:pStyle w:val="PargrafodaLista"/>
        <w:numPr>
          <w:ilvl w:val="2"/>
          <w:numId w:val="10"/>
        </w:numPr>
        <w:ind w:left="1984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>O sistema deve atribuir um código de identificação único a cada serviço.</w:t>
      </w:r>
    </w:p>
    <w:p w14:paraId="43F4B5A3" w14:textId="77777777" w:rsidR="000C7C93" w:rsidRPr="005E1AD5" w:rsidRDefault="000C7C93" w:rsidP="000C7C93">
      <w:pPr>
        <w:pStyle w:val="PargrafodaLista"/>
        <w:numPr>
          <w:ilvl w:val="2"/>
          <w:numId w:val="10"/>
        </w:numPr>
        <w:ind w:left="1984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>Caso o serviço a ser incluso já conste no banco de dados, será perguntado se deseja alterá-lo.</w:t>
      </w:r>
    </w:p>
    <w:p w14:paraId="1DE909C8" w14:textId="77777777" w:rsidR="000C7C93" w:rsidRPr="00EC3699" w:rsidRDefault="000C7C93" w:rsidP="000C7C93">
      <w:pPr>
        <w:pStyle w:val="PargrafodaLista"/>
        <w:numPr>
          <w:ilvl w:val="1"/>
          <w:numId w:val="10"/>
        </w:numPr>
        <w:ind w:left="921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>O sistema deve permitir que serviços sejam excluídos.</w:t>
      </w:r>
    </w:p>
    <w:p w14:paraId="1028EFC9" w14:textId="77777777" w:rsidR="000C7C93" w:rsidRPr="004C3DC1" w:rsidRDefault="000C7C93" w:rsidP="000C7C93">
      <w:pPr>
        <w:pStyle w:val="PargrafodaLista"/>
        <w:numPr>
          <w:ilvl w:val="1"/>
          <w:numId w:val="10"/>
        </w:numPr>
        <w:ind w:left="921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>O sistema deve permitir que todos os dados dos serviços sejam alterados.</w:t>
      </w:r>
    </w:p>
    <w:p w14:paraId="0D83B95B" w14:textId="77777777" w:rsidR="000C7C93" w:rsidRPr="006510B7" w:rsidRDefault="000C7C93" w:rsidP="000C7C93">
      <w:pPr>
        <w:pStyle w:val="PargrafodaLista"/>
        <w:numPr>
          <w:ilvl w:val="2"/>
          <w:numId w:val="10"/>
        </w:numPr>
        <w:ind w:left="1985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>Caso o serviço a ser alterado não conste no banco de dados, será perguntado se deseja incluí-lo.</w:t>
      </w:r>
    </w:p>
    <w:p w14:paraId="116A888A" w14:textId="77777777" w:rsidR="000C7C93" w:rsidRDefault="000C7C93" w:rsidP="000C7C93">
      <w:pPr>
        <w:pStyle w:val="PargrafodaLista"/>
        <w:numPr>
          <w:ilvl w:val="1"/>
          <w:numId w:val="10"/>
        </w:numPr>
        <w:ind w:left="92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 consulta pode ser feita pelo tipo de serviço.</w:t>
      </w:r>
    </w:p>
    <w:p w14:paraId="3F04DD9D" w14:textId="77777777" w:rsidR="000C7C93" w:rsidRPr="00157BFD" w:rsidRDefault="000C7C93" w:rsidP="000C7C93">
      <w:pPr>
        <w:pStyle w:val="PargrafodaLista"/>
        <w:numPr>
          <w:ilvl w:val="2"/>
          <w:numId w:val="10"/>
        </w:numPr>
        <w:ind w:left="1985"/>
        <w:jc w:val="both"/>
        <w:rPr>
          <w:rFonts w:ascii="Arial" w:eastAsia="Arial" w:hAnsi="Arial" w:cs="Arial"/>
        </w:rPr>
      </w:pPr>
      <w:r w:rsidRPr="00157BFD">
        <w:rPr>
          <w:rFonts w:ascii="Arial" w:eastAsia="Arial" w:hAnsi="Arial" w:cs="Arial"/>
        </w:rPr>
        <w:t>Caso o serviço consultado não const</w:t>
      </w:r>
      <w:r>
        <w:rPr>
          <w:rFonts w:ascii="Arial" w:eastAsia="Arial" w:hAnsi="Arial" w:cs="Arial"/>
        </w:rPr>
        <w:t>e</w:t>
      </w:r>
      <w:r w:rsidRPr="00157BFD">
        <w:rPr>
          <w:rFonts w:ascii="Arial" w:eastAsia="Arial" w:hAnsi="Arial" w:cs="Arial"/>
        </w:rPr>
        <w:t xml:space="preserve"> no banco de dados, será perguntado se deseja incluí-lo.</w:t>
      </w:r>
    </w:p>
    <w:p w14:paraId="38B6B4D1" w14:textId="77777777" w:rsidR="00A31F57" w:rsidRPr="00AF3273" w:rsidRDefault="00A31F57" w:rsidP="00B46FC0">
      <w:pPr>
        <w:rPr>
          <w:rFonts w:eastAsia="Arial"/>
        </w:rPr>
      </w:pPr>
    </w:p>
    <w:p w14:paraId="5443752A" w14:textId="77777777" w:rsidR="00A31F57" w:rsidRPr="00286524" w:rsidRDefault="00A31F57" w:rsidP="00C72C5C">
      <w:pPr>
        <w:spacing w:line="360" w:lineRule="auto"/>
        <w:jc w:val="both"/>
        <w:rPr>
          <w:rFonts w:ascii="Arial" w:eastAsia="Arial" w:hAnsi="Arial" w:cs="Arial"/>
          <w:b/>
          <w:sz w:val="24"/>
        </w:rPr>
      </w:pPr>
      <w:r w:rsidRPr="006A7694">
        <w:rPr>
          <w:rFonts w:ascii="Arial" w:eastAsia="Arial" w:hAnsi="Arial" w:cs="Arial"/>
          <w:b/>
          <w:sz w:val="24"/>
        </w:rPr>
        <w:t>RF</w:t>
      </w:r>
      <w:r>
        <w:rPr>
          <w:rFonts w:ascii="Arial" w:eastAsia="Arial" w:hAnsi="Arial" w:cs="Arial"/>
          <w:b/>
          <w:sz w:val="24"/>
        </w:rPr>
        <w:t>0</w:t>
      </w:r>
      <w:r w:rsidR="00C92C85">
        <w:rPr>
          <w:rFonts w:ascii="Arial" w:eastAsia="Arial" w:hAnsi="Arial" w:cs="Arial"/>
          <w:b/>
          <w:sz w:val="24"/>
        </w:rPr>
        <w:t>6</w:t>
      </w:r>
      <w:r>
        <w:rPr>
          <w:rFonts w:ascii="Arial" w:eastAsia="Arial" w:hAnsi="Arial" w:cs="Arial"/>
          <w:b/>
          <w:sz w:val="24"/>
        </w:rPr>
        <w:t xml:space="preserve"> – </w:t>
      </w:r>
      <w:r w:rsidR="00461E81">
        <w:rPr>
          <w:rFonts w:ascii="Arial" w:eastAsia="Arial" w:hAnsi="Arial" w:cs="Arial"/>
          <w:b/>
          <w:sz w:val="24"/>
        </w:rPr>
        <w:t>Manter</w:t>
      </w:r>
      <w:r>
        <w:rPr>
          <w:rFonts w:ascii="Arial" w:eastAsia="Arial" w:hAnsi="Arial" w:cs="Arial"/>
          <w:b/>
          <w:sz w:val="24"/>
        </w:rPr>
        <w:t xml:space="preserve"> Planos</w:t>
      </w:r>
      <w:r w:rsidR="006C32E2">
        <w:rPr>
          <w:rFonts w:ascii="Arial" w:eastAsia="Arial" w:hAnsi="Arial" w:cs="Arial"/>
          <w:b/>
          <w:sz w:val="24"/>
        </w:rPr>
        <w:t xml:space="preserve"> de </w:t>
      </w:r>
      <w:r w:rsidR="00BA4037">
        <w:rPr>
          <w:rFonts w:ascii="Arial" w:eastAsia="Arial" w:hAnsi="Arial" w:cs="Arial"/>
          <w:b/>
          <w:sz w:val="24"/>
        </w:rPr>
        <w:t>Agendamento</w:t>
      </w:r>
    </w:p>
    <w:p w14:paraId="3AF2B1C9" w14:textId="77777777" w:rsidR="00C92C85" w:rsidRPr="00C92C85" w:rsidRDefault="00C92C85" w:rsidP="00C92C85">
      <w:pPr>
        <w:pStyle w:val="PargrafodaLista"/>
        <w:numPr>
          <w:ilvl w:val="0"/>
          <w:numId w:val="19"/>
        </w:numPr>
        <w:jc w:val="both"/>
        <w:rPr>
          <w:rFonts w:ascii="Arial" w:eastAsia="Arial" w:hAnsi="Arial" w:cs="Arial"/>
          <w:vanish/>
        </w:rPr>
      </w:pPr>
    </w:p>
    <w:p w14:paraId="0B9B4A95" w14:textId="77777777" w:rsidR="00C92C85" w:rsidRPr="00C92C85" w:rsidRDefault="00C92C85" w:rsidP="00C92C85">
      <w:pPr>
        <w:pStyle w:val="PargrafodaLista"/>
        <w:numPr>
          <w:ilvl w:val="0"/>
          <w:numId w:val="19"/>
        </w:numPr>
        <w:jc w:val="both"/>
        <w:rPr>
          <w:rFonts w:ascii="Arial" w:eastAsia="Arial" w:hAnsi="Arial" w:cs="Arial"/>
          <w:vanish/>
        </w:rPr>
      </w:pPr>
    </w:p>
    <w:p w14:paraId="5F88F272" w14:textId="77777777" w:rsidR="00C92C85" w:rsidRPr="00C92C85" w:rsidRDefault="00C92C85" w:rsidP="00C92C85">
      <w:pPr>
        <w:pStyle w:val="PargrafodaLista"/>
        <w:numPr>
          <w:ilvl w:val="0"/>
          <w:numId w:val="19"/>
        </w:numPr>
        <w:jc w:val="both"/>
        <w:rPr>
          <w:rFonts w:ascii="Arial" w:eastAsia="Arial" w:hAnsi="Arial" w:cs="Arial"/>
          <w:vanish/>
        </w:rPr>
      </w:pPr>
    </w:p>
    <w:p w14:paraId="23C9E1B9" w14:textId="77777777" w:rsidR="00C92C85" w:rsidRPr="00C92C85" w:rsidRDefault="00C92C85" w:rsidP="00C92C85">
      <w:pPr>
        <w:pStyle w:val="PargrafodaLista"/>
        <w:numPr>
          <w:ilvl w:val="0"/>
          <w:numId w:val="19"/>
        </w:numPr>
        <w:jc w:val="both"/>
        <w:rPr>
          <w:rFonts w:ascii="Arial" w:eastAsia="Arial" w:hAnsi="Arial" w:cs="Arial"/>
          <w:vanish/>
        </w:rPr>
      </w:pPr>
    </w:p>
    <w:p w14:paraId="12E535AD" w14:textId="77777777" w:rsidR="00C92C85" w:rsidRPr="00C92C85" w:rsidRDefault="00C92C85" w:rsidP="00C92C85">
      <w:pPr>
        <w:pStyle w:val="PargrafodaLista"/>
        <w:numPr>
          <w:ilvl w:val="0"/>
          <w:numId w:val="19"/>
        </w:numPr>
        <w:jc w:val="both"/>
        <w:rPr>
          <w:rFonts w:ascii="Arial" w:eastAsia="Arial" w:hAnsi="Arial" w:cs="Arial"/>
          <w:vanish/>
        </w:rPr>
      </w:pPr>
    </w:p>
    <w:p w14:paraId="7E48DB8D" w14:textId="77777777" w:rsidR="00C92C85" w:rsidRPr="00C92C85" w:rsidRDefault="00C92C85" w:rsidP="00C92C85">
      <w:pPr>
        <w:pStyle w:val="PargrafodaLista"/>
        <w:numPr>
          <w:ilvl w:val="0"/>
          <w:numId w:val="19"/>
        </w:numPr>
        <w:jc w:val="both"/>
        <w:rPr>
          <w:rFonts w:ascii="Arial" w:eastAsia="Arial" w:hAnsi="Arial" w:cs="Arial"/>
          <w:vanish/>
        </w:rPr>
      </w:pPr>
    </w:p>
    <w:p w14:paraId="4C1BA8C8" w14:textId="77777777" w:rsidR="00A31F57" w:rsidRDefault="00A31F57" w:rsidP="00193A54">
      <w:pPr>
        <w:pStyle w:val="PargrafodaLista"/>
        <w:numPr>
          <w:ilvl w:val="1"/>
          <w:numId w:val="19"/>
        </w:numPr>
        <w:jc w:val="both"/>
        <w:rPr>
          <w:rFonts w:ascii="Arial" w:eastAsia="Arial" w:hAnsi="Arial" w:cs="Arial"/>
        </w:rPr>
      </w:pPr>
      <w:r w:rsidRPr="00286524">
        <w:rPr>
          <w:rFonts w:ascii="Arial" w:eastAsia="Arial" w:hAnsi="Arial" w:cs="Arial"/>
        </w:rPr>
        <w:t>O sistema deve permitir a inclusão, cancelamento, consultas</w:t>
      </w:r>
      <w:r>
        <w:rPr>
          <w:rFonts w:ascii="Arial" w:eastAsia="Arial" w:hAnsi="Arial" w:cs="Arial"/>
        </w:rPr>
        <w:t xml:space="preserve"> </w:t>
      </w:r>
      <w:r w:rsidRPr="00286524">
        <w:rPr>
          <w:rFonts w:ascii="Arial" w:eastAsia="Arial" w:hAnsi="Arial" w:cs="Arial"/>
        </w:rPr>
        <w:t xml:space="preserve">e alteração de </w:t>
      </w:r>
      <w:r w:rsidR="00C638A6">
        <w:rPr>
          <w:rFonts w:ascii="Arial" w:eastAsia="Arial" w:hAnsi="Arial" w:cs="Arial"/>
        </w:rPr>
        <w:t>planos</w:t>
      </w:r>
      <w:r w:rsidR="00223042">
        <w:rPr>
          <w:rFonts w:ascii="Arial" w:eastAsia="Arial" w:hAnsi="Arial" w:cs="Arial"/>
        </w:rPr>
        <w:t xml:space="preserve">, que servirão para </w:t>
      </w:r>
      <w:r w:rsidR="00CE1C92">
        <w:rPr>
          <w:rFonts w:ascii="Arial" w:eastAsia="Arial" w:hAnsi="Arial" w:cs="Arial"/>
        </w:rPr>
        <w:t>agendar serviços automaticamente em uma frequência determinada pelo</w:t>
      </w:r>
      <w:r w:rsidR="006C32E2">
        <w:rPr>
          <w:rFonts w:ascii="Arial" w:eastAsia="Arial" w:hAnsi="Arial" w:cs="Arial"/>
        </w:rPr>
        <w:t xml:space="preserve"> cliente</w:t>
      </w:r>
      <w:r w:rsidRPr="00286524">
        <w:rPr>
          <w:rFonts w:ascii="Arial" w:eastAsia="Arial" w:hAnsi="Arial" w:cs="Arial"/>
        </w:rPr>
        <w:t>.</w:t>
      </w:r>
    </w:p>
    <w:p w14:paraId="5C26E489" w14:textId="77777777" w:rsidR="00A31F57" w:rsidRPr="00280D2E" w:rsidRDefault="00A31F57">
      <w:pPr>
        <w:pStyle w:val="PargrafodaLista"/>
        <w:numPr>
          <w:ilvl w:val="1"/>
          <w:numId w:val="19"/>
        </w:numPr>
        <w:jc w:val="both"/>
        <w:rPr>
          <w:rFonts w:ascii="Arial" w:eastAsia="Arial" w:hAnsi="Arial" w:cs="Arial"/>
        </w:rPr>
      </w:pPr>
      <w:r w:rsidRPr="00280D2E">
        <w:rPr>
          <w:rFonts w:ascii="Arial" w:eastAsia="Arial" w:hAnsi="Arial" w:cs="Arial"/>
        </w:rPr>
        <w:t xml:space="preserve">Para a inclusão de um novo plano, </w:t>
      </w:r>
      <w:r w:rsidR="00CE1C92" w:rsidRPr="00280D2E">
        <w:rPr>
          <w:rFonts w:ascii="Arial" w:eastAsia="Arial" w:hAnsi="Arial" w:cs="Arial"/>
        </w:rPr>
        <w:t>o animal e cliente</w:t>
      </w:r>
      <w:r w:rsidRPr="00280D2E">
        <w:rPr>
          <w:rFonts w:ascii="Arial" w:eastAsia="Arial" w:hAnsi="Arial" w:cs="Arial"/>
        </w:rPr>
        <w:t xml:space="preserve"> devem estar cadastrados</w:t>
      </w:r>
      <w:r w:rsidR="00280D2E">
        <w:rPr>
          <w:rFonts w:ascii="Arial" w:eastAsia="Arial" w:hAnsi="Arial" w:cs="Arial"/>
        </w:rPr>
        <w:t>. O</w:t>
      </w:r>
      <w:r w:rsidRPr="00280D2E">
        <w:rPr>
          <w:rFonts w:ascii="Arial" w:eastAsia="Arial" w:hAnsi="Arial" w:cs="Arial"/>
        </w:rPr>
        <w:t xml:space="preserve"> sistema </w:t>
      </w:r>
      <w:r w:rsidR="006B17E9" w:rsidRPr="00280D2E">
        <w:rPr>
          <w:rFonts w:ascii="Arial" w:eastAsia="Arial" w:hAnsi="Arial" w:cs="Arial"/>
        </w:rPr>
        <w:t xml:space="preserve">deve </w:t>
      </w:r>
      <w:r w:rsidRPr="00280D2E">
        <w:rPr>
          <w:rFonts w:ascii="Arial" w:eastAsia="Arial" w:hAnsi="Arial" w:cs="Arial"/>
        </w:rPr>
        <w:t>solicitar</w:t>
      </w:r>
      <w:r w:rsidR="006B17E9" w:rsidRPr="00280D2E">
        <w:rPr>
          <w:rFonts w:ascii="Arial" w:eastAsia="Arial" w:hAnsi="Arial" w:cs="Arial"/>
        </w:rPr>
        <w:t xml:space="preserve">: </w:t>
      </w:r>
      <w:r w:rsidR="00D859EA">
        <w:rPr>
          <w:rFonts w:ascii="Arial" w:eastAsia="Arial" w:hAnsi="Arial" w:cs="Arial"/>
        </w:rPr>
        <w:t>*</w:t>
      </w:r>
      <w:r w:rsidR="006B17E9" w:rsidRPr="00280D2E">
        <w:rPr>
          <w:rFonts w:ascii="Arial" w:eastAsia="Arial" w:hAnsi="Arial" w:cs="Arial"/>
        </w:rPr>
        <w:t xml:space="preserve">cliente, </w:t>
      </w:r>
      <w:r w:rsidR="00D859EA">
        <w:rPr>
          <w:rFonts w:ascii="Arial" w:eastAsia="Arial" w:hAnsi="Arial" w:cs="Arial"/>
        </w:rPr>
        <w:t>*</w:t>
      </w:r>
      <w:r w:rsidR="006B17E9" w:rsidRPr="00280D2E">
        <w:rPr>
          <w:rFonts w:ascii="Arial" w:eastAsia="Arial" w:hAnsi="Arial" w:cs="Arial"/>
        </w:rPr>
        <w:t>animal,</w:t>
      </w:r>
      <w:r w:rsidR="006F055A" w:rsidRPr="00280D2E">
        <w:rPr>
          <w:rFonts w:ascii="Arial" w:eastAsia="Arial" w:hAnsi="Arial" w:cs="Arial"/>
        </w:rPr>
        <w:t xml:space="preserve"> </w:t>
      </w:r>
      <w:r w:rsidR="00D859EA">
        <w:rPr>
          <w:rFonts w:ascii="Arial" w:eastAsia="Arial" w:hAnsi="Arial" w:cs="Arial"/>
        </w:rPr>
        <w:t>*</w:t>
      </w:r>
      <w:r w:rsidR="006F055A" w:rsidRPr="00280D2E">
        <w:rPr>
          <w:rFonts w:ascii="Arial" w:eastAsia="Arial" w:hAnsi="Arial" w:cs="Arial"/>
        </w:rPr>
        <w:t>tipo de serviço</w:t>
      </w:r>
      <w:r w:rsidR="000A570A">
        <w:rPr>
          <w:rFonts w:ascii="Arial" w:eastAsia="Arial" w:hAnsi="Arial" w:cs="Arial"/>
        </w:rPr>
        <w:t xml:space="preserve"> e</w:t>
      </w:r>
      <w:r w:rsidR="006F055A" w:rsidRPr="00280D2E">
        <w:rPr>
          <w:rFonts w:ascii="Arial" w:eastAsia="Arial" w:hAnsi="Arial" w:cs="Arial"/>
        </w:rPr>
        <w:t xml:space="preserve"> </w:t>
      </w:r>
      <w:r w:rsidR="00CE1C92" w:rsidRPr="00280D2E">
        <w:rPr>
          <w:rFonts w:ascii="Arial" w:eastAsia="Arial" w:hAnsi="Arial" w:cs="Arial"/>
        </w:rPr>
        <w:t xml:space="preserve">o </w:t>
      </w:r>
      <w:r w:rsidR="00D859EA">
        <w:rPr>
          <w:rFonts w:ascii="Arial" w:eastAsia="Arial" w:hAnsi="Arial" w:cs="Arial"/>
        </w:rPr>
        <w:t>*</w:t>
      </w:r>
      <w:r w:rsidR="00CE1C92" w:rsidRPr="00280D2E">
        <w:rPr>
          <w:rFonts w:ascii="Arial" w:eastAsia="Arial" w:hAnsi="Arial" w:cs="Arial"/>
        </w:rPr>
        <w:t>horário</w:t>
      </w:r>
      <w:r w:rsidRPr="00280D2E">
        <w:rPr>
          <w:rFonts w:ascii="Arial" w:eastAsia="Arial" w:hAnsi="Arial" w:cs="Arial"/>
        </w:rPr>
        <w:t xml:space="preserve"> </w:t>
      </w:r>
      <w:r w:rsidR="006B17E9" w:rsidRPr="00280D2E">
        <w:rPr>
          <w:rFonts w:ascii="Arial" w:eastAsia="Arial" w:hAnsi="Arial" w:cs="Arial"/>
        </w:rPr>
        <w:t xml:space="preserve">que </w:t>
      </w:r>
      <w:r w:rsidRPr="00280D2E">
        <w:rPr>
          <w:rFonts w:ascii="Arial" w:eastAsia="Arial" w:hAnsi="Arial" w:cs="Arial"/>
        </w:rPr>
        <w:t>o animal se</w:t>
      </w:r>
      <w:r w:rsidR="006B17E9" w:rsidRPr="00280D2E">
        <w:rPr>
          <w:rFonts w:ascii="Arial" w:eastAsia="Arial" w:hAnsi="Arial" w:cs="Arial"/>
        </w:rPr>
        <w:t>rá</w:t>
      </w:r>
      <w:r w:rsidRPr="00280D2E">
        <w:rPr>
          <w:rFonts w:ascii="Arial" w:eastAsia="Arial" w:hAnsi="Arial" w:cs="Arial"/>
        </w:rPr>
        <w:t xml:space="preserve"> </w:t>
      </w:r>
      <w:r w:rsidR="006B17E9" w:rsidRPr="00280D2E">
        <w:rPr>
          <w:rFonts w:ascii="Arial" w:eastAsia="Arial" w:hAnsi="Arial" w:cs="Arial"/>
        </w:rPr>
        <w:t>atendido pela empresa</w:t>
      </w:r>
      <w:r w:rsidRPr="00280D2E">
        <w:rPr>
          <w:rFonts w:ascii="Arial" w:eastAsia="Arial" w:hAnsi="Arial" w:cs="Arial"/>
        </w:rPr>
        <w:t>.</w:t>
      </w:r>
      <w:r w:rsidR="00D859EA">
        <w:rPr>
          <w:rFonts w:ascii="Arial" w:eastAsia="Arial" w:hAnsi="Arial" w:cs="Arial"/>
        </w:rPr>
        <w:t xml:space="preserve"> Além disso, o sistema deve solicitar a </w:t>
      </w:r>
      <w:r w:rsidR="008C3E1E">
        <w:rPr>
          <w:rFonts w:ascii="Arial" w:eastAsia="Arial" w:hAnsi="Arial" w:cs="Arial"/>
        </w:rPr>
        <w:t>*</w:t>
      </w:r>
      <w:r w:rsidR="00D859EA">
        <w:rPr>
          <w:rFonts w:ascii="Arial" w:eastAsia="Arial" w:hAnsi="Arial" w:cs="Arial"/>
        </w:rPr>
        <w:t xml:space="preserve">frequência </w:t>
      </w:r>
      <w:r w:rsidR="008C3E1E">
        <w:rPr>
          <w:rFonts w:ascii="Arial" w:eastAsia="Arial" w:hAnsi="Arial" w:cs="Arial"/>
        </w:rPr>
        <w:t>que o cliente irá pagar pelo serviço</w:t>
      </w:r>
      <w:r w:rsidR="00CC5424">
        <w:rPr>
          <w:rFonts w:ascii="Arial" w:eastAsia="Arial" w:hAnsi="Arial" w:cs="Arial"/>
        </w:rPr>
        <w:t xml:space="preserve"> e a frequência dos agendamentos</w:t>
      </w:r>
      <w:r w:rsidR="00D170C9">
        <w:rPr>
          <w:rFonts w:ascii="Arial" w:eastAsia="Arial" w:hAnsi="Arial" w:cs="Arial"/>
        </w:rPr>
        <w:t>, sendo ela</w:t>
      </w:r>
      <w:r w:rsidR="00CC5424">
        <w:rPr>
          <w:rFonts w:ascii="Arial" w:eastAsia="Arial" w:hAnsi="Arial" w:cs="Arial"/>
        </w:rPr>
        <w:t>s</w:t>
      </w:r>
      <w:r w:rsidR="00D170C9">
        <w:rPr>
          <w:rFonts w:ascii="Arial" w:eastAsia="Arial" w:hAnsi="Arial" w:cs="Arial"/>
        </w:rPr>
        <w:t xml:space="preserve"> em dias</w:t>
      </w:r>
      <w:r w:rsidR="009E278C">
        <w:rPr>
          <w:rFonts w:ascii="Arial" w:eastAsia="Arial" w:hAnsi="Arial" w:cs="Arial"/>
        </w:rPr>
        <w:t xml:space="preserve"> ou mês</w:t>
      </w:r>
      <w:r w:rsidR="008C3E1E">
        <w:rPr>
          <w:rFonts w:ascii="Arial" w:eastAsia="Arial" w:hAnsi="Arial" w:cs="Arial"/>
        </w:rPr>
        <w:t>.</w:t>
      </w:r>
    </w:p>
    <w:p w14:paraId="5B1A3A7A" w14:textId="77777777" w:rsidR="00A31F57" w:rsidRDefault="00A31F57" w:rsidP="00C72C5C">
      <w:pPr>
        <w:pStyle w:val="PargrafodaLista"/>
        <w:numPr>
          <w:ilvl w:val="2"/>
          <w:numId w:val="19"/>
        </w:numPr>
        <w:ind w:left="1985"/>
        <w:jc w:val="both"/>
        <w:rPr>
          <w:rFonts w:ascii="Arial" w:eastAsia="Arial" w:hAnsi="Arial" w:cs="Arial"/>
        </w:rPr>
      </w:pPr>
      <w:r w:rsidRPr="00D00FC9">
        <w:rPr>
          <w:rFonts w:ascii="Arial" w:eastAsia="Arial" w:hAnsi="Arial" w:cs="Arial"/>
        </w:rPr>
        <w:t xml:space="preserve">O sistema </w:t>
      </w:r>
      <w:r w:rsidR="006F055A">
        <w:rPr>
          <w:rFonts w:ascii="Arial" w:eastAsia="Arial" w:hAnsi="Arial" w:cs="Arial"/>
        </w:rPr>
        <w:t xml:space="preserve">deve </w:t>
      </w:r>
      <w:r w:rsidRPr="00D00FC9">
        <w:rPr>
          <w:rFonts w:ascii="Arial" w:eastAsia="Arial" w:hAnsi="Arial" w:cs="Arial"/>
        </w:rPr>
        <w:t>agendar</w:t>
      </w:r>
      <w:r>
        <w:rPr>
          <w:rFonts w:ascii="Arial" w:eastAsia="Arial" w:hAnsi="Arial" w:cs="Arial"/>
        </w:rPr>
        <w:t xml:space="preserve"> automaticamente o próximo </w:t>
      </w:r>
      <w:r w:rsidR="00E97738">
        <w:rPr>
          <w:rFonts w:ascii="Arial" w:eastAsia="Arial" w:hAnsi="Arial" w:cs="Arial"/>
        </w:rPr>
        <w:t>atendimento</w:t>
      </w:r>
      <w:r w:rsidR="00692A32">
        <w:rPr>
          <w:rFonts w:ascii="Arial" w:eastAsia="Arial" w:hAnsi="Arial" w:cs="Arial"/>
        </w:rPr>
        <w:t xml:space="preserve"> de acordo com o dia da semana e horário informados</w:t>
      </w:r>
      <w:r>
        <w:rPr>
          <w:rFonts w:ascii="Arial" w:eastAsia="Arial" w:hAnsi="Arial" w:cs="Arial"/>
        </w:rPr>
        <w:t>.</w:t>
      </w:r>
    </w:p>
    <w:p w14:paraId="18424AF1" w14:textId="77777777" w:rsidR="00C65556" w:rsidRPr="00976944" w:rsidRDefault="00692A32" w:rsidP="00976944">
      <w:pPr>
        <w:pStyle w:val="PargrafodaLista"/>
        <w:numPr>
          <w:ilvl w:val="2"/>
          <w:numId w:val="19"/>
        </w:numPr>
        <w:ind w:left="198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É permitido ap</w:t>
      </w:r>
      <w:r w:rsidR="00280D2E">
        <w:rPr>
          <w:rFonts w:ascii="Arial" w:eastAsia="Arial" w:hAnsi="Arial" w:cs="Arial"/>
        </w:rPr>
        <w:t>enas um plano por animal</w:t>
      </w:r>
      <w:r w:rsidR="00774DD8">
        <w:rPr>
          <w:rFonts w:ascii="Arial" w:eastAsia="Arial" w:hAnsi="Arial" w:cs="Arial"/>
        </w:rPr>
        <w:t xml:space="preserve"> e um ou mais serviços por plano</w:t>
      </w:r>
      <w:r w:rsidR="00280D2E">
        <w:rPr>
          <w:rFonts w:ascii="Arial" w:eastAsia="Arial" w:hAnsi="Arial" w:cs="Arial"/>
        </w:rPr>
        <w:t>.</w:t>
      </w:r>
    </w:p>
    <w:p w14:paraId="4241B340" w14:textId="77777777" w:rsidR="00A31F57" w:rsidRDefault="00A31F57" w:rsidP="00C72C5C">
      <w:pPr>
        <w:pStyle w:val="PargrafodaLista"/>
        <w:numPr>
          <w:ilvl w:val="1"/>
          <w:numId w:val="19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cancelamento do plano pode ser realizado a qualquer momento, por qualquer usuário do sistema.</w:t>
      </w:r>
    </w:p>
    <w:p w14:paraId="6D8684D3" w14:textId="77777777" w:rsidR="00F971AF" w:rsidRPr="00F971AF" w:rsidRDefault="00F971AF" w:rsidP="00F905E1">
      <w:pPr>
        <w:pStyle w:val="PargrafodaLista"/>
        <w:numPr>
          <w:ilvl w:val="1"/>
          <w:numId w:val="19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 alteração dos </w:t>
      </w:r>
      <w:r w:rsidR="00733481">
        <w:rPr>
          <w:rFonts w:ascii="Arial" w:eastAsia="Arial" w:hAnsi="Arial" w:cs="Arial"/>
        </w:rPr>
        <w:t>planos</w:t>
      </w:r>
      <w:r>
        <w:rPr>
          <w:rFonts w:ascii="Arial" w:eastAsia="Arial" w:hAnsi="Arial" w:cs="Arial"/>
        </w:rPr>
        <w:t xml:space="preserve"> será permitida por qualquer usuário</w:t>
      </w:r>
      <w:r w:rsidR="00383485">
        <w:rPr>
          <w:rFonts w:ascii="Arial" w:eastAsia="Arial" w:hAnsi="Arial" w:cs="Arial"/>
        </w:rPr>
        <w:t xml:space="preserve"> n</w:t>
      </w:r>
      <w:r w:rsidR="00CC5424">
        <w:rPr>
          <w:rFonts w:ascii="Arial" w:eastAsia="Arial" w:hAnsi="Arial" w:cs="Arial"/>
        </w:rPr>
        <w:t xml:space="preserve">os seguintes dados: data, hora, </w:t>
      </w:r>
      <w:r w:rsidR="00070640">
        <w:rPr>
          <w:rFonts w:ascii="Arial" w:eastAsia="Arial" w:hAnsi="Arial" w:cs="Arial"/>
        </w:rPr>
        <w:t xml:space="preserve">tipos de </w:t>
      </w:r>
      <w:r w:rsidR="00CC5424">
        <w:rPr>
          <w:rFonts w:ascii="Arial" w:eastAsia="Arial" w:hAnsi="Arial" w:cs="Arial"/>
        </w:rPr>
        <w:t>serviços, frequência de agendamento e frequência de pagamento</w:t>
      </w:r>
      <w:r>
        <w:rPr>
          <w:rFonts w:ascii="Arial" w:eastAsia="Arial" w:hAnsi="Arial" w:cs="Arial"/>
        </w:rPr>
        <w:t>.</w:t>
      </w:r>
    </w:p>
    <w:p w14:paraId="5CA2860A" w14:textId="77777777" w:rsidR="00A31F57" w:rsidRPr="009054D7" w:rsidRDefault="00A31F57" w:rsidP="00C72C5C">
      <w:pPr>
        <w:pStyle w:val="PargrafodaLista"/>
        <w:numPr>
          <w:ilvl w:val="1"/>
          <w:numId w:val="19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 consulta dos planos ativos pode ser feita por qualquer usuário</w:t>
      </w:r>
      <w:r w:rsidR="003B3267">
        <w:rPr>
          <w:rFonts w:ascii="Arial" w:eastAsia="Arial" w:hAnsi="Arial" w:cs="Arial"/>
        </w:rPr>
        <w:t xml:space="preserve"> através do código </w:t>
      </w:r>
      <w:r w:rsidRPr="00B23AF9">
        <w:rPr>
          <w:rFonts w:ascii="Arial" w:eastAsia="Arial" w:hAnsi="Arial" w:cs="Arial"/>
        </w:rPr>
        <w:t>ou nome</w:t>
      </w:r>
      <w:r w:rsidR="003B3267">
        <w:rPr>
          <w:rFonts w:ascii="Arial" w:eastAsia="Arial" w:hAnsi="Arial" w:cs="Arial"/>
        </w:rPr>
        <w:t xml:space="preserve"> do cliente</w:t>
      </w:r>
      <w:r w:rsidRPr="00B23AF9">
        <w:rPr>
          <w:rFonts w:ascii="Arial" w:eastAsia="Arial" w:hAnsi="Arial" w:cs="Arial"/>
        </w:rPr>
        <w:t>.</w:t>
      </w:r>
      <w:r>
        <w:rPr>
          <w:rFonts w:ascii="Arial" w:eastAsia="Arial" w:hAnsi="Arial" w:cs="Arial"/>
        </w:rPr>
        <w:t xml:space="preserve"> </w:t>
      </w:r>
    </w:p>
    <w:p w14:paraId="61FD2358" w14:textId="77777777" w:rsidR="00A31F57" w:rsidRPr="00AF3273" w:rsidRDefault="00A31F57" w:rsidP="00C72C5C">
      <w:pPr>
        <w:jc w:val="both"/>
        <w:rPr>
          <w:rFonts w:ascii="Arial" w:eastAsia="Arial" w:hAnsi="Arial" w:cs="Arial"/>
        </w:rPr>
      </w:pPr>
    </w:p>
    <w:p w14:paraId="4741CE85" w14:textId="77777777" w:rsidR="00FF66A1" w:rsidRPr="00E72404" w:rsidRDefault="00C92C85" w:rsidP="00C72C5C">
      <w:pPr>
        <w:spacing w:line="360" w:lineRule="auto"/>
        <w:jc w:val="both"/>
        <w:rPr>
          <w:rFonts w:ascii="Arial" w:hAnsi="Arial" w:cs="Arial"/>
          <w:b/>
          <w:sz w:val="24"/>
        </w:rPr>
      </w:pPr>
      <w:bookmarkStart w:id="39" w:name="_Hlk517600212"/>
      <w:r w:rsidRPr="00E72404">
        <w:rPr>
          <w:rFonts w:ascii="Arial" w:hAnsi="Arial" w:cs="Arial"/>
          <w:b/>
          <w:sz w:val="24"/>
        </w:rPr>
        <w:t>RF</w:t>
      </w:r>
      <w:r>
        <w:rPr>
          <w:rFonts w:ascii="Arial" w:hAnsi="Arial" w:cs="Arial"/>
          <w:b/>
          <w:sz w:val="24"/>
        </w:rPr>
        <w:t>07</w:t>
      </w:r>
      <w:r w:rsidRPr="00E72404">
        <w:rPr>
          <w:rFonts w:ascii="Arial" w:hAnsi="Arial" w:cs="Arial"/>
          <w:b/>
          <w:sz w:val="24"/>
        </w:rPr>
        <w:t xml:space="preserve"> </w:t>
      </w:r>
      <w:r w:rsidR="00FF66A1" w:rsidRPr="00E72404">
        <w:rPr>
          <w:rFonts w:ascii="Arial" w:hAnsi="Arial" w:cs="Arial"/>
          <w:b/>
          <w:sz w:val="24"/>
        </w:rPr>
        <w:t>– Gerenciar Agendamentos</w:t>
      </w:r>
    </w:p>
    <w:p w14:paraId="429C9F34" w14:textId="77777777" w:rsidR="00C92C85" w:rsidRPr="00C92C85" w:rsidRDefault="00C92C85" w:rsidP="00C92C85">
      <w:pPr>
        <w:pStyle w:val="PargrafodaLista"/>
        <w:numPr>
          <w:ilvl w:val="0"/>
          <w:numId w:val="22"/>
        </w:numPr>
        <w:jc w:val="both"/>
        <w:rPr>
          <w:rFonts w:ascii="Arial" w:eastAsia="Arial" w:hAnsi="Arial" w:cs="Arial"/>
          <w:vanish/>
        </w:rPr>
      </w:pPr>
    </w:p>
    <w:p w14:paraId="0D947465" w14:textId="77777777" w:rsidR="00C92C85" w:rsidRPr="00C92C85" w:rsidRDefault="00C92C85" w:rsidP="00C92C85">
      <w:pPr>
        <w:pStyle w:val="PargrafodaLista"/>
        <w:numPr>
          <w:ilvl w:val="0"/>
          <w:numId w:val="22"/>
        </w:numPr>
        <w:jc w:val="both"/>
        <w:rPr>
          <w:rFonts w:ascii="Arial" w:eastAsia="Arial" w:hAnsi="Arial" w:cs="Arial"/>
          <w:vanish/>
        </w:rPr>
      </w:pPr>
    </w:p>
    <w:p w14:paraId="13420CC1" w14:textId="77777777" w:rsidR="00C92C85" w:rsidRPr="00C92C85" w:rsidRDefault="00C92C85" w:rsidP="00C92C85">
      <w:pPr>
        <w:pStyle w:val="PargrafodaLista"/>
        <w:numPr>
          <w:ilvl w:val="0"/>
          <w:numId w:val="22"/>
        </w:numPr>
        <w:jc w:val="both"/>
        <w:rPr>
          <w:rFonts w:ascii="Arial" w:eastAsia="Arial" w:hAnsi="Arial" w:cs="Arial"/>
          <w:vanish/>
        </w:rPr>
      </w:pPr>
    </w:p>
    <w:p w14:paraId="67EFF538" w14:textId="77777777" w:rsidR="00C92C85" w:rsidRPr="00C92C85" w:rsidRDefault="00C92C85" w:rsidP="00C92C85">
      <w:pPr>
        <w:pStyle w:val="PargrafodaLista"/>
        <w:numPr>
          <w:ilvl w:val="0"/>
          <w:numId w:val="22"/>
        </w:numPr>
        <w:jc w:val="both"/>
        <w:rPr>
          <w:rFonts w:ascii="Arial" w:eastAsia="Arial" w:hAnsi="Arial" w:cs="Arial"/>
          <w:vanish/>
        </w:rPr>
      </w:pPr>
    </w:p>
    <w:p w14:paraId="7B9F4C84" w14:textId="77777777" w:rsidR="00C92C85" w:rsidRPr="00C92C85" w:rsidRDefault="00C92C85" w:rsidP="00C92C85">
      <w:pPr>
        <w:pStyle w:val="PargrafodaLista"/>
        <w:numPr>
          <w:ilvl w:val="0"/>
          <w:numId w:val="22"/>
        </w:numPr>
        <w:jc w:val="both"/>
        <w:rPr>
          <w:rFonts w:ascii="Arial" w:eastAsia="Arial" w:hAnsi="Arial" w:cs="Arial"/>
          <w:vanish/>
        </w:rPr>
      </w:pPr>
    </w:p>
    <w:p w14:paraId="294768BA" w14:textId="77777777" w:rsidR="00C92C85" w:rsidRPr="00C92C85" w:rsidRDefault="00C92C85" w:rsidP="00C92C85">
      <w:pPr>
        <w:pStyle w:val="PargrafodaLista"/>
        <w:numPr>
          <w:ilvl w:val="0"/>
          <w:numId w:val="22"/>
        </w:numPr>
        <w:jc w:val="both"/>
        <w:rPr>
          <w:rFonts w:ascii="Arial" w:eastAsia="Arial" w:hAnsi="Arial" w:cs="Arial"/>
          <w:vanish/>
        </w:rPr>
      </w:pPr>
    </w:p>
    <w:p w14:paraId="33897C51" w14:textId="77777777" w:rsidR="00C92C85" w:rsidRPr="00C92C85" w:rsidRDefault="00C92C85" w:rsidP="00C92C85">
      <w:pPr>
        <w:pStyle w:val="PargrafodaLista"/>
        <w:numPr>
          <w:ilvl w:val="0"/>
          <w:numId w:val="22"/>
        </w:numPr>
        <w:jc w:val="both"/>
        <w:rPr>
          <w:rFonts w:ascii="Arial" w:eastAsia="Arial" w:hAnsi="Arial" w:cs="Arial"/>
          <w:vanish/>
        </w:rPr>
      </w:pPr>
    </w:p>
    <w:p w14:paraId="3C72F39C" w14:textId="77777777" w:rsidR="00C43CB3" w:rsidRDefault="00FF66A1" w:rsidP="00193A54">
      <w:pPr>
        <w:pStyle w:val="PargrafodaLista"/>
        <w:numPr>
          <w:ilvl w:val="1"/>
          <w:numId w:val="22"/>
        </w:numPr>
        <w:jc w:val="both"/>
        <w:rPr>
          <w:rFonts w:ascii="Arial" w:eastAsia="Arial" w:hAnsi="Arial" w:cs="Arial"/>
        </w:rPr>
      </w:pPr>
      <w:r w:rsidRPr="00E72404">
        <w:rPr>
          <w:rFonts w:ascii="Arial" w:eastAsia="Arial" w:hAnsi="Arial" w:cs="Arial"/>
        </w:rPr>
        <w:t xml:space="preserve">O sistema deve permitir a </w:t>
      </w:r>
      <w:r w:rsidR="001D44DC">
        <w:rPr>
          <w:rFonts w:ascii="Arial" w:eastAsia="Arial" w:hAnsi="Arial" w:cs="Arial"/>
        </w:rPr>
        <w:t>inclu</w:t>
      </w:r>
      <w:r w:rsidR="00E97738">
        <w:rPr>
          <w:rFonts w:ascii="Arial" w:eastAsia="Arial" w:hAnsi="Arial" w:cs="Arial"/>
        </w:rPr>
        <w:t>são</w:t>
      </w:r>
      <w:r w:rsidRPr="00E72404">
        <w:rPr>
          <w:rFonts w:ascii="Arial" w:eastAsia="Arial" w:hAnsi="Arial" w:cs="Arial"/>
        </w:rPr>
        <w:t>, alteração, cancelam</w:t>
      </w:r>
      <w:r w:rsidR="004D48B2" w:rsidRPr="00E52308">
        <w:rPr>
          <w:rFonts w:ascii="Arial" w:eastAsia="Arial" w:hAnsi="Arial" w:cs="Arial"/>
        </w:rPr>
        <w:t>ento e consulta de agendamentos</w:t>
      </w:r>
      <w:r w:rsidR="00C43CB3">
        <w:rPr>
          <w:rFonts w:ascii="Arial" w:eastAsia="Arial" w:hAnsi="Arial" w:cs="Arial"/>
        </w:rPr>
        <w:t>.</w:t>
      </w:r>
    </w:p>
    <w:p w14:paraId="20F88CC1" w14:textId="77777777" w:rsidR="00EC5C3C" w:rsidRDefault="00FF66A1" w:rsidP="00C0435C">
      <w:pPr>
        <w:pStyle w:val="PargrafodaLista"/>
        <w:numPr>
          <w:ilvl w:val="1"/>
          <w:numId w:val="22"/>
        </w:numPr>
        <w:jc w:val="both"/>
        <w:rPr>
          <w:rFonts w:ascii="Arial" w:eastAsia="Arial" w:hAnsi="Arial" w:cs="Arial"/>
        </w:rPr>
      </w:pPr>
      <w:r w:rsidRPr="00C0435C">
        <w:rPr>
          <w:rFonts w:ascii="Arial" w:eastAsia="Arial" w:hAnsi="Arial" w:cs="Arial"/>
        </w:rPr>
        <w:t xml:space="preserve">Para </w:t>
      </w:r>
      <w:r w:rsidR="00362CAB" w:rsidRPr="00C0435C">
        <w:rPr>
          <w:rFonts w:ascii="Arial" w:eastAsia="Arial" w:hAnsi="Arial" w:cs="Arial"/>
        </w:rPr>
        <w:t xml:space="preserve">incluir </w:t>
      </w:r>
      <w:r w:rsidR="0029032A" w:rsidRPr="00C0435C">
        <w:rPr>
          <w:rFonts w:ascii="Arial" w:eastAsia="Arial" w:hAnsi="Arial" w:cs="Arial"/>
        </w:rPr>
        <w:t xml:space="preserve">um </w:t>
      </w:r>
      <w:r w:rsidRPr="00C0435C">
        <w:rPr>
          <w:rFonts w:ascii="Arial" w:eastAsia="Arial" w:hAnsi="Arial" w:cs="Arial"/>
        </w:rPr>
        <w:t>agendamento</w:t>
      </w:r>
      <w:r w:rsidR="00AF07D1" w:rsidRPr="00C0435C">
        <w:rPr>
          <w:rFonts w:ascii="Arial" w:eastAsia="Arial" w:hAnsi="Arial" w:cs="Arial"/>
        </w:rPr>
        <w:t>,</w:t>
      </w:r>
      <w:r w:rsidR="00C43CB3" w:rsidRPr="00C0435C">
        <w:rPr>
          <w:rFonts w:ascii="Arial" w:eastAsia="Arial" w:hAnsi="Arial" w:cs="Arial"/>
        </w:rPr>
        <w:t xml:space="preserve"> o cliente e o animal</w:t>
      </w:r>
      <w:r w:rsidR="00AA5953">
        <w:rPr>
          <w:rFonts w:ascii="Arial" w:eastAsia="Arial" w:hAnsi="Arial" w:cs="Arial"/>
        </w:rPr>
        <w:t>(</w:t>
      </w:r>
      <w:r w:rsidR="008218B9">
        <w:rPr>
          <w:rFonts w:ascii="Arial" w:eastAsia="Arial" w:hAnsi="Arial" w:cs="Arial"/>
        </w:rPr>
        <w:t>i</w:t>
      </w:r>
      <w:r w:rsidR="00AA5953">
        <w:rPr>
          <w:rFonts w:ascii="Arial" w:eastAsia="Arial" w:hAnsi="Arial" w:cs="Arial"/>
        </w:rPr>
        <w:t>s)</w:t>
      </w:r>
      <w:r w:rsidR="00C43CB3" w:rsidRPr="00C0435C">
        <w:rPr>
          <w:rFonts w:ascii="Arial" w:eastAsia="Arial" w:hAnsi="Arial" w:cs="Arial"/>
        </w:rPr>
        <w:t xml:space="preserve"> deve</w:t>
      </w:r>
      <w:r w:rsidR="00372754" w:rsidRPr="00C0435C">
        <w:rPr>
          <w:rFonts w:ascii="Arial" w:eastAsia="Arial" w:hAnsi="Arial" w:cs="Arial"/>
        </w:rPr>
        <w:t xml:space="preserve">m estar cadastrados. </w:t>
      </w:r>
      <w:r w:rsidR="00EC5C3C" w:rsidRPr="00C0435C">
        <w:rPr>
          <w:rFonts w:ascii="Arial" w:eastAsia="Arial" w:hAnsi="Arial" w:cs="Arial"/>
        </w:rPr>
        <w:t xml:space="preserve">O sistema deve solicitar os seguintes dados: </w:t>
      </w:r>
      <w:r w:rsidR="00E21979" w:rsidRPr="00C0435C">
        <w:rPr>
          <w:rFonts w:ascii="Arial" w:eastAsia="Arial" w:hAnsi="Arial" w:cs="Arial"/>
        </w:rPr>
        <w:t>*</w:t>
      </w:r>
      <w:r w:rsidR="00EC5C3C" w:rsidRPr="00C0435C">
        <w:rPr>
          <w:rFonts w:ascii="Arial" w:eastAsia="Arial" w:hAnsi="Arial" w:cs="Arial"/>
        </w:rPr>
        <w:t xml:space="preserve">cliente, </w:t>
      </w:r>
      <w:r w:rsidR="00E21979" w:rsidRPr="00C0435C">
        <w:rPr>
          <w:rFonts w:ascii="Arial" w:eastAsia="Arial" w:hAnsi="Arial" w:cs="Arial"/>
        </w:rPr>
        <w:t>*</w:t>
      </w:r>
      <w:r w:rsidR="00EC5C3C" w:rsidRPr="00C0435C">
        <w:rPr>
          <w:rFonts w:ascii="Arial" w:eastAsia="Arial" w:hAnsi="Arial" w:cs="Arial"/>
        </w:rPr>
        <w:t>anima</w:t>
      </w:r>
      <w:r w:rsidR="002D4B9D">
        <w:rPr>
          <w:rFonts w:ascii="Arial" w:eastAsia="Arial" w:hAnsi="Arial" w:cs="Arial"/>
        </w:rPr>
        <w:t>l(</w:t>
      </w:r>
      <w:r w:rsidR="008218B9">
        <w:rPr>
          <w:rFonts w:ascii="Arial" w:eastAsia="Arial" w:hAnsi="Arial" w:cs="Arial"/>
        </w:rPr>
        <w:t>i</w:t>
      </w:r>
      <w:r w:rsidR="004A7584">
        <w:rPr>
          <w:rFonts w:ascii="Arial" w:eastAsia="Arial" w:hAnsi="Arial" w:cs="Arial"/>
        </w:rPr>
        <w:t>s</w:t>
      </w:r>
      <w:r w:rsidR="002D4B9D">
        <w:rPr>
          <w:rFonts w:ascii="Arial" w:eastAsia="Arial" w:hAnsi="Arial" w:cs="Arial"/>
        </w:rPr>
        <w:t>)</w:t>
      </w:r>
      <w:r w:rsidR="00E31147">
        <w:rPr>
          <w:rFonts w:ascii="Arial" w:eastAsia="Arial" w:hAnsi="Arial" w:cs="Arial"/>
        </w:rPr>
        <w:t>,</w:t>
      </w:r>
      <w:r w:rsidR="00EC5C3C" w:rsidRPr="00C0435C">
        <w:rPr>
          <w:rFonts w:ascii="Arial" w:eastAsia="Arial" w:hAnsi="Arial" w:cs="Arial"/>
        </w:rPr>
        <w:t xml:space="preserve"> </w:t>
      </w:r>
      <w:r w:rsidR="00E21979" w:rsidRPr="00C0435C">
        <w:rPr>
          <w:rFonts w:ascii="Arial" w:eastAsia="Arial" w:hAnsi="Arial" w:cs="Arial"/>
        </w:rPr>
        <w:t>*</w:t>
      </w:r>
      <w:r w:rsidR="00EC5C3C" w:rsidRPr="00C0435C">
        <w:rPr>
          <w:rFonts w:ascii="Arial" w:eastAsia="Arial" w:hAnsi="Arial" w:cs="Arial"/>
        </w:rPr>
        <w:t>data</w:t>
      </w:r>
      <w:r w:rsidR="00FA6FEE">
        <w:rPr>
          <w:rFonts w:ascii="Arial" w:eastAsia="Arial" w:hAnsi="Arial" w:cs="Arial"/>
        </w:rPr>
        <w:t xml:space="preserve"> e</w:t>
      </w:r>
      <w:r w:rsidR="00EC5C3C" w:rsidRPr="00C0435C">
        <w:rPr>
          <w:rFonts w:ascii="Arial" w:eastAsia="Arial" w:hAnsi="Arial" w:cs="Arial"/>
        </w:rPr>
        <w:t xml:space="preserve"> </w:t>
      </w:r>
      <w:r w:rsidR="00E21979" w:rsidRPr="00C0435C">
        <w:rPr>
          <w:rFonts w:ascii="Arial" w:eastAsia="Arial" w:hAnsi="Arial" w:cs="Arial"/>
        </w:rPr>
        <w:t>*</w:t>
      </w:r>
      <w:r w:rsidR="00EC5C3C" w:rsidRPr="00C0435C">
        <w:rPr>
          <w:rFonts w:ascii="Arial" w:eastAsia="Arial" w:hAnsi="Arial" w:cs="Arial"/>
        </w:rPr>
        <w:t xml:space="preserve">hora </w:t>
      </w:r>
      <w:r w:rsidR="00FA6FEE">
        <w:rPr>
          <w:rFonts w:ascii="Arial" w:eastAsia="Arial" w:hAnsi="Arial" w:cs="Arial"/>
        </w:rPr>
        <w:t>do</w:t>
      </w:r>
      <w:r w:rsidR="00EC5C3C" w:rsidRPr="00C0435C">
        <w:rPr>
          <w:rFonts w:ascii="Arial" w:eastAsia="Arial" w:hAnsi="Arial" w:cs="Arial"/>
        </w:rPr>
        <w:t xml:space="preserve"> atendimento,</w:t>
      </w:r>
      <w:r w:rsidR="00FA6FEE">
        <w:rPr>
          <w:rFonts w:ascii="Arial" w:eastAsia="Arial" w:hAnsi="Arial" w:cs="Arial"/>
        </w:rPr>
        <w:t xml:space="preserve"> </w:t>
      </w:r>
      <w:r w:rsidR="00E21979" w:rsidRPr="00C0435C">
        <w:rPr>
          <w:rFonts w:ascii="Arial" w:eastAsia="Arial" w:hAnsi="Arial" w:cs="Arial"/>
        </w:rPr>
        <w:t>*</w:t>
      </w:r>
      <w:r w:rsidR="00EC5C3C" w:rsidRPr="00C0435C">
        <w:rPr>
          <w:rFonts w:ascii="Arial" w:eastAsia="Arial" w:hAnsi="Arial" w:cs="Arial"/>
        </w:rPr>
        <w:t>serviço</w:t>
      </w:r>
      <w:r w:rsidR="00C0435C" w:rsidRPr="00C0435C">
        <w:rPr>
          <w:rFonts w:ascii="Arial" w:eastAsia="Arial" w:hAnsi="Arial" w:cs="Arial"/>
        </w:rPr>
        <w:t>s</w:t>
      </w:r>
      <w:r w:rsidR="00FA6FEE">
        <w:rPr>
          <w:rFonts w:ascii="Arial" w:eastAsia="Arial" w:hAnsi="Arial" w:cs="Arial"/>
        </w:rPr>
        <w:t xml:space="preserve"> a serem prestados</w:t>
      </w:r>
      <w:r w:rsidR="00E31147">
        <w:rPr>
          <w:rFonts w:ascii="Arial" w:eastAsia="Arial" w:hAnsi="Arial" w:cs="Arial"/>
        </w:rPr>
        <w:t xml:space="preserve">, se já está *pago o serviço, </w:t>
      </w:r>
      <w:r w:rsidR="000A570A">
        <w:rPr>
          <w:rFonts w:ascii="Arial" w:eastAsia="Arial" w:hAnsi="Arial" w:cs="Arial"/>
        </w:rPr>
        <w:t xml:space="preserve">observação, </w:t>
      </w:r>
      <w:r w:rsidR="00FA6FEE">
        <w:rPr>
          <w:rFonts w:ascii="Arial" w:eastAsia="Arial" w:hAnsi="Arial" w:cs="Arial"/>
        </w:rPr>
        <w:t xml:space="preserve">se o animal será </w:t>
      </w:r>
      <w:r w:rsidR="00E31147">
        <w:rPr>
          <w:rFonts w:ascii="Arial" w:eastAsia="Arial" w:hAnsi="Arial" w:cs="Arial"/>
        </w:rPr>
        <w:t>*</w:t>
      </w:r>
      <w:r w:rsidR="00FA6FEE">
        <w:rPr>
          <w:rFonts w:ascii="Arial" w:eastAsia="Arial" w:hAnsi="Arial" w:cs="Arial"/>
        </w:rPr>
        <w:t>buscado</w:t>
      </w:r>
      <w:r w:rsidR="00E31147">
        <w:rPr>
          <w:rFonts w:ascii="Arial" w:eastAsia="Arial" w:hAnsi="Arial" w:cs="Arial"/>
        </w:rPr>
        <w:t xml:space="preserve"> e</w:t>
      </w:r>
      <w:r w:rsidR="00FA6FEE">
        <w:rPr>
          <w:rFonts w:ascii="Arial" w:eastAsia="Arial" w:hAnsi="Arial" w:cs="Arial"/>
        </w:rPr>
        <w:t xml:space="preserve"> </w:t>
      </w:r>
      <w:r w:rsidR="00E31147">
        <w:rPr>
          <w:rFonts w:ascii="Arial" w:eastAsia="Arial" w:hAnsi="Arial" w:cs="Arial"/>
        </w:rPr>
        <w:t>*</w:t>
      </w:r>
      <w:r w:rsidR="00FA6FEE">
        <w:rPr>
          <w:rFonts w:ascii="Arial" w:eastAsia="Arial" w:hAnsi="Arial" w:cs="Arial"/>
        </w:rPr>
        <w:t>entregue na residência do cliente</w:t>
      </w:r>
      <w:r w:rsidR="00EC5C3C" w:rsidRPr="00C0435C">
        <w:rPr>
          <w:rFonts w:ascii="Arial" w:eastAsia="Arial" w:hAnsi="Arial" w:cs="Arial"/>
        </w:rPr>
        <w:t>.</w:t>
      </w:r>
      <w:r w:rsidR="00E31147">
        <w:rPr>
          <w:rFonts w:ascii="Arial" w:eastAsia="Arial" w:hAnsi="Arial" w:cs="Arial"/>
        </w:rPr>
        <w:t xml:space="preserve"> </w:t>
      </w:r>
    </w:p>
    <w:p w14:paraId="7A3C7CDC" w14:textId="77777777" w:rsidR="00771B68" w:rsidRPr="00C0435C" w:rsidRDefault="00771B68" w:rsidP="00B46FC0">
      <w:pPr>
        <w:pStyle w:val="PargrafodaLista"/>
        <w:numPr>
          <w:ilvl w:val="2"/>
          <w:numId w:val="22"/>
        </w:numPr>
        <w:ind w:left="198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Caso já houver um ou mais agendamentos marcados para aquele horário e data, o sistema deve apenas avisar o usuário, não impedindo a finalização do processo.</w:t>
      </w:r>
    </w:p>
    <w:p w14:paraId="7D8EFF53" w14:textId="77777777" w:rsidR="001C0E6F" w:rsidRDefault="00372754">
      <w:pPr>
        <w:pStyle w:val="PargrafodaLista"/>
        <w:numPr>
          <w:ilvl w:val="2"/>
          <w:numId w:val="22"/>
        </w:numPr>
        <w:ind w:left="198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</w:t>
      </w:r>
      <w:r w:rsidR="00FF66A1" w:rsidRPr="00E72404">
        <w:rPr>
          <w:rFonts w:ascii="Arial" w:eastAsia="Arial" w:hAnsi="Arial" w:cs="Arial"/>
        </w:rPr>
        <w:t xml:space="preserve"> sistema</w:t>
      </w:r>
      <w:r w:rsidR="00EC5C3C">
        <w:rPr>
          <w:rFonts w:ascii="Arial" w:eastAsia="Arial" w:hAnsi="Arial" w:cs="Arial"/>
        </w:rPr>
        <w:t>, após a escolha de um cliente,</w:t>
      </w:r>
      <w:r w:rsidR="00FF66A1" w:rsidRPr="00E72404">
        <w:rPr>
          <w:rFonts w:ascii="Arial" w:eastAsia="Arial" w:hAnsi="Arial" w:cs="Arial"/>
        </w:rPr>
        <w:t xml:space="preserve"> deve </w:t>
      </w:r>
      <w:r w:rsidR="00EC5C3C">
        <w:rPr>
          <w:rFonts w:ascii="Arial" w:eastAsia="Arial" w:hAnsi="Arial" w:cs="Arial"/>
        </w:rPr>
        <w:t xml:space="preserve">apresentar </w:t>
      </w:r>
      <w:r w:rsidR="00AF07D1">
        <w:rPr>
          <w:rFonts w:ascii="Arial" w:eastAsia="Arial" w:hAnsi="Arial" w:cs="Arial"/>
        </w:rPr>
        <w:t>os</w:t>
      </w:r>
      <w:r w:rsidR="00FF66A1" w:rsidRPr="00E72404">
        <w:rPr>
          <w:rFonts w:ascii="Arial" w:eastAsia="Arial" w:hAnsi="Arial" w:cs="Arial"/>
        </w:rPr>
        <w:t xml:space="preserve"> </w:t>
      </w:r>
      <w:r w:rsidR="00AF07D1">
        <w:rPr>
          <w:rFonts w:ascii="Arial" w:eastAsia="Arial" w:hAnsi="Arial" w:cs="Arial"/>
        </w:rPr>
        <w:t xml:space="preserve">seguintes </w:t>
      </w:r>
      <w:r w:rsidR="00FF66A1" w:rsidRPr="00E72404">
        <w:rPr>
          <w:rFonts w:ascii="Arial" w:eastAsia="Arial" w:hAnsi="Arial" w:cs="Arial"/>
        </w:rPr>
        <w:t>dados do cliente</w:t>
      </w:r>
      <w:r w:rsidR="00AF07D1">
        <w:rPr>
          <w:rFonts w:ascii="Arial" w:eastAsia="Arial" w:hAnsi="Arial" w:cs="Arial"/>
        </w:rPr>
        <w:t>:</w:t>
      </w:r>
      <w:r w:rsidR="00FF66A1" w:rsidRPr="00E72404">
        <w:rPr>
          <w:rFonts w:ascii="Arial" w:eastAsia="Arial" w:hAnsi="Arial" w:cs="Arial"/>
        </w:rPr>
        <w:t xml:space="preserve"> </w:t>
      </w:r>
      <w:r w:rsidR="00AF07D1" w:rsidRPr="0026309E">
        <w:rPr>
          <w:rFonts w:ascii="Arial" w:eastAsia="Arial" w:hAnsi="Arial" w:cs="Arial"/>
        </w:rPr>
        <w:t>nome, CPF, endereço</w:t>
      </w:r>
      <w:r w:rsidR="00AF07D1">
        <w:rPr>
          <w:rFonts w:ascii="Arial" w:eastAsia="Arial" w:hAnsi="Arial" w:cs="Arial"/>
        </w:rPr>
        <w:t xml:space="preserve">, </w:t>
      </w:r>
      <w:r w:rsidR="00AF07D1" w:rsidRPr="0026309E">
        <w:rPr>
          <w:rFonts w:ascii="Arial" w:eastAsia="Arial" w:hAnsi="Arial" w:cs="Arial"/>
        </w:rPr>
        <w:t>telefon</w:t>
      </w:r>
      <w:r w:rsidR="00AF07D1">
        <w:rPr>
          <w:rFonts w:ascii="Arial" w:eastAsia="Arial" w:hAnsi="Arial" w:cs="Arial"/>
        </w:rPr>
        <w:t>e</w:t>
      </w:r>
      <w:r w:rsidR="00E72934">
        <w:rPr>
          <w:rFonts w:ascii="Arial" w:eastAsia="Arial" w:hAnsi="Arial" w:cs="Arial"/>
        </w:rPr>
        <w:t xml:space="preserve"> e</w:t>
      </w:r>
      <w:r w:rsidR="00AF07D1">
        <w:rPr>
          <w:rFonts w:ascii="Arial" w:eastAsia="Arial" w:hAnsi="Arial" w:cs="Arial"/>
        </w:rPr>
        <w:t xml:space="preserve"> animais</w:t>
      </w:r>
      <w:r w:rsidR="00EC5C3C">
        <w:rPr>
          <w:rFonts w:ascii="Arial" w:eastAsia="Arial" w:hAnsi="Arial" w:cs="Arial"/>
        </w:rPr>
        <w:t xml:space="preserve"> cadastrados </w:t>
      </w:r>
      <w:r w:rsidR="00E72934">
        <w:rPr>
          <w:rFonts w:ascii="Arial" w:eastAsia="Arial" w:hAnsi="Arial" w:cs="Arial"/>
        </w:rPr>
        <w:t>d</w:t>
      </w:r>
      <w:r w:rsidR="00EC5C3C">
        <w:rPr>
          <w:rFonts w:ascii="Arial" w:eastAsia="Arial" w:hAnsi="Arial" w:cs="Arial"/>
        </w:rPr>
        <w:t>este cliente</w:t>
      </w:r>
      <w:r w:rsidR="00AF07D1">
        <w:rPr>
          <w:rFonts w:ascii="Arial" w:eastAsia="Arial" w:hAnsi="Arial" w:cs="Arial"/>
        </w:rPr>
        <w:t xml:space="preserve">. </w:t>
      </w:r>
    </w:p>
    <w:p w14:paraId="71E619A5" w14:textId="77777777" w:rsidR="00C43CB3" w:rsidRDefault="00FF66A1" w:rsidP="00C72C5C">
      <w:pPr>
        <w:pStyle w:val="PargrafodaLista"/>
        <w:numPr>
          <w:ilvl w:val="2"/>
          <w:numId w:val="22"/>
        </w:numPr>
        <w:ind w:left="1984"/>
        <w:jc w:val="both"/>
        <w:rPr>
          <w:rFonts w:ascii="Arial" w:eastAsia="Arial" w:hAnsi="Arial" w:cs="Arial"/>
        </w:rPr>
      </w:pPr>
      <w:r w:rsidRPr="00E72404">
        <w:rPr>
          <w:rFonts w:ascii="Arial" w:eastAsia="Arial" w:hAnsi="Arial" w:cs="Arial"/>
        </w:rPr>
        <w:t xml:space="preserve">O agendamento pode ter </w:t>
      </w:r>
      <w:r w:rsidR="00AF07D1" w:rsidRPr="00E72404">
        <w:rPr>
          <w:rFonts w:ascii="Arial" w:eastAsia="Arial" w:hAnsi="Arial" w:cs="Arial"/>
        </w:rPr>
        <w:t>cinco</w:t>
      </w:r>
      <w:r w:rsidRPr="00E72404">
        <w:rPr>
          <w:rFonts w:ascii="Arial" w:eastAsia="Arial" w:hAnsi="Arial" w:cs="Arial"/>
        </w:rPr>
        <w:t xml:space="preserve"> status diferentes: a fazer, em andamento, </w:t>
      </w:r>
      <w:r w:rsidR="00C611D8" w:rsidRPr="00E72404">
        <w:rPr>
          <w:rFonts w:ascii="Arial" w:eastAsia="Arial" w:hAnsi="Arial" w:cs="Arial"/>
        </w:rPr>
        <w:t xml:space="preserve">atrasado, </w:t>
      </w:r>
      <w:r w:rsidRPr="00E72404">
        <w:rPr>
          <w:rFonts w:ascii="Arial" w:eastAsia="Arial" w:hAnsi="Arial" w:cs="Arial"/>
        </w:rPr>
        <w:t>cancelado e finalizado.</w:t>
      </w:r>
    </w:p>
    <w:p w14:paraId="2372D0F2" w14:textId="77777777" w:rsidR="00FF66A1" w:rsidRPr="00E72404" w:rsidRDefault="00FF66A1" w:rsidP="00C72C5C">
      <w:pPr>
        <w:pStyle w:val="PargrafodaLista"/>
        <w:numPr>
          <w:ilvl w:val="2"/>
          <w:numId w:val="22"/>
        </w:numPr>
        <w:ind w:left="1984"/>
        <w:jc w:val="both"/>
        <w:rPr>
          <w:rFonts w:ascii="Arial" w:eastAsia="Arial" w:hAnsi="Arial" w:cs="Arial"/>
        </w:rPr>
      </w:pPr>
      <w:r w:rsidRPr="00E72404">
        <w:rPr>
          <w:rFonts w:ascii="Arial" w:eastAsia="Arial" w:hAnsi="Arial" w:cs="Arial"/>
        </w:rPr>
        <w:t>Ao criar um agendamento, o status do serviço deve constar como “a fazer”.</w:t>
      </w:r>
    </w:p>
    <w:p w14:paraId="06C68D17" w14:textId="77777777" w:rsidR="00D905DB" w:rsidRPr="00E72404" w:rsidRDefault="00C611D8" w:rsidP="00C72C5C">
      <w:pPr>
        <w:pStyle w:val="PargrafodaLista"/>
        <w:numPr>
          <w:ilvl w:val="2"/>
          <w:numId w:val="22"/>
        </w:numPr>
        <w:ind w:left="198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Q</w:t>
      </w:r>
      <w:r w:rsidR="00FF66A1" w:rsidRPr="00E72404">
        <w:rPr>
          <w:rFonts w:ascii="Arial" w:eastAsia="Arial" w:hAnsi="Arial" w:cs="Arial"/>
        </w:rPr>
        <w:t xml:space="preserve">uando chegar o horário e data do serviço, </w:t>
      </w:r>
      <w:r w:rsidR="00FA6FEE">
        <w:rPr>
          <w:rFonts w:ascii="Arial" w:eastAsia="Arial" w:hAnsi="Arial" w:cs="Arial"/>
        </w:rPr>
        <w:t xml:space="preserve">o sistema </w:t>
      </w:r>
      <w:r w:rsidR="007634BD">
        <w:rPr>
          <w:rFonts w:ascii="Arial" w:eastAsia="Arial" w:hAnsi="Arial" w:cs="Arial"/>
        </w:rPr>
        <w:t>deve permitir</w:t>
      </w:r>
      <w:r w:rsidR="009963C6">
        <w:rPr>
          <w:rFonts w:ascii="Arial" w:eastAsia="Arial" w:hAnsi="Arial" w:cs="Arial"/>
        </w:rPr>
        <w:t xml:space="preserve"> que </w:t>
      </w:r>
      <w:r w:rsidR="000A570A">
        <w:rPr>
          <w:rFonts w:ascii="Arial" w:eastAsia="Arial" w:hAnsi="Arial" w:cs="Arial"/>
        </w:rPr>
        <w:t>seja</w:t>
      </w:r>
      <w:r w:rsidR="00964539">
        <w:rPr>
          <w:rFonts w:ascii="Arial" w:eastAsia="Arial" w:hAnsi="Arial" w:cs="Arial"/>
        </w:rPr>
        <w:t xml:space="preserve"> </w:t>
      </w:r>
      <w:r w:rsidR="00D905DB">
        <w:rPr>
          <w:rFonts w:ascii="Arial" w:eastAsia="Arial" w:hAnsi="Arial" w:cs="Arial"/>
        </w:rPr>
        <w:t>selecionado</w:t>
      </w:r>
      <w:r>
        <w:rPr>
          <w:rFonts w:ascii="Arial" w:eastAsia="Arial" w:hAnsi="Arial" w:cs="Arial"/>
        </w:rPr>
        <w:t xml:space="preserve"> pelo usuário uma das seguintes opções: remarcar (status continuará com</w:t>
      </w:r>
      <w:r w:rsidR="00E31147">
        <w:rPr>
          <w:rFonts w:ascii="Arial" w:eastAsia="Arial" w:hAnsi="Arial" w:cs="Arial"/>
        </w:rPr>
        <w:t>o</w:t>
      </w:r>
      <w:r>
        <w:rPr>
          <w:rFonts w:ascii="Arial" w:eastAsia="Arial" w:hAnsi="Arial" w:cs="Arial"/>
        </w:rPr>
        <w:t xml:space="preserve"> “a fazer”, mas com outro horário ou data</w:t>
      </w:r>
      <w:r w:rsidR="00E73BB0">
        <w:rPr>
          <w:rFonts w:ascii="Arial" w:eastAsia="Arial" w:hAnsi="Arial" w:cs="Arial"/>
        </w:rPr>
        <w:t xml:space="preserve"> fornecido pelo usuário</w:t>
      </w:r>
      <w:r>
        <w:rPr>
          <w:rFonts w:ascii="Arial" w:eastAsia="Arial" w:hAnsi="Arial" w:cs="Arial"/>
        </w:rPr>
        <w:t>), cancelar (status mudará para “cancelado”) ou confirmar (status mudará para “em andamento”)</w:t>
      </w:r>
      <w:r w:rsidR="00FF66A1" w:rsidRPr="00E72404">
        <w:rPr>
          <w:rFonts w:ascii="Arial" w:eastAsia="Arial" w:hAnsi="Arial" w:cs="Arial"/>
        </w:rPr>
        <w:t>.</w:t>
      </w:r>
      <w:r>
        <w:rPr>
          <w:rFonts w:ascii="Arial" w:eastAsia="Arial" w:hAnsi="Arial" w:cs="Arial"/>
        </w:rPr>
        <w:t xml:space="preserve"> O usuário poderá selecionar </w:t>
      </w:r>
      <w:r w:rsidR="00E73BB0">
        <w:rPr>
          <w:rFonts w:ascii="Arial" w:eastAsia="Arial" w:hAnsi="Arial" w:cs="Arial"/>
        </w:rPr>
        <w:t>alguma dessas opções</w:t>
      </w:r>
      <w:r>
        <w:rPr>
          <w:rFonts w:ascii="Arial" w:eastAsia="Arial" w:hAnsi="Arial" w:cs="Arial"/>
        </w:rPr>
        <w:t xml:space="preserve"> em outro momento determinado por ele, mas enquanto isso, o status será marcado como “atrasado”</w:t>
      </w:r>
      <w:r w:rsidR="004A7584">
        <w:rPr>
          <w:rFonts w:ascii="Arial" w:eastAsia="Arial" w:hAnsi="Arial" w:cs="Arial"/>
        </w:rPr>
        <w:t xml:space="preserve"> pelo sistema</w:t>
      </w:r>
      <w:r>
        <w:rPr>
          <w:rFonts w:ascii="Arial" w:eastAsia="Arial" w:hAnsi="Arial" w:cs="Arial"/>
        </w:rPr>
        <w:t>.</w:t>
      </w:r>
    </w:p>
    <w:p w14:paraId="0A1F4F2D" w14:textId="77777777" w:rsidR="00F308A9" w:rsidRDefault="00FF66A1" w:rsidP="00F308A9">
      <w:pPr>
        <w:pStyle w:val="PargrafodaLista"/>
        <w:numPr>
          <w:ilvl w:val="2"/>
          <w:numId w:val="22"/>
        </w:numPr>
        <w:ind w:left="1984"/>
        <w:jc w:val="both"/>
        <w:rPr>
          <w:rFonts w:ascii="Arial" w:eastAsia="Arial" w:hAnsi="Arial" w:cs="Arial"/>
        </w:rPr>
      </w:pPr>
      <w:r w:rsidRPr="00E72404">
        <w:rPr>
          <w:rFonts w:ascii="Arial" w:eastAsia="Arial" w:hAnsi="Arial" w:cs="Arial"/>
        </w:rPr>
        <w:t xml:space="preserve">O status do agendamento será </w:t>
      </w:r>
      <w:r w:rsidR="00964539">
        <w:rPr>
          <w:rFonts w:ascii="Arial" w:eastAsia="Arial" w:hAnsi="Arial" w:cs="Arial"/>
        </w:rPr>
        <w:t xml:space="preserve">contado como </w:t>
      </w:r>
      <w:r w:rsidRPr="00E72404">
        <w:rPr>
          <w:rFonts w:ascii="Arial" w:eastAsia="Arial" w:hAnsi="Arial" w:cs="Arial"/>
        </w:rPr>
        <w:t>“finalizado” quando</w:t>
      </w:r>
      <w:r w:rsidR="00964539">
        <w:rPr>
          <w:rFonts w:ascii="Arial" w:eastAsia="Arial" w:hAnsi="Arial" w:cs="Arial"/>
        </w:rPr>
        <w:t xml:space="preserve"> o usuário informar para o sistema que o serviço já foi finalizado</w:t>
      </w:r>
      <w:r w:rsidR="00B419CD">
        <w:rPr>
          <w:rFonts w:ascii="Arial" w:eastAsia="Arial" w:hAnsi="Arial" w:cs="Arial"/>
        </w:rPr>
        <w:t>.</w:t>
      </w:r>
    </w:p>
    <w:p w14:paraId="6E2D1E14" w14:textId="77777777" w:rsidR="00FF66A1" w:rsidRPr="00F308A9" w:rsidRDefault="004A76B0" w:rsidP="00F308A9">
      <w:pPr>
        <w:pStyle w:val="PargrafodaLista"/>
        <w:numPr>
          <w:ilvl w:val="2"/>
          <w:numId w:val="22"/>
        </w:numPr>
        <w:ind w:left="1984"/>
        <w:jc w:val="both"/>
        <w:rPr>
          <w:rFonts w:ascii="Arial" w:eastAsia="Arial" w:hAnsi="Arial" w:cs="Arial"/>
        </w:rPr>
      </w:pPr>
      <w:r w:rsidRPr="00F308A9">
        <w:rPr>
          <w:rFonts w:ascii="Arial" w:eastAsia="Arial" w:hAnsi="Arial" w:cs="Arial"/>
        </w:rPr>
        <w:t>Ao constar como finalizado, o sistema deve verificar se o animal possui plano</w:t>
      </w:r>
      <w:r w:rsidR="00E72934">
        <w:rPr>
          <w:rFonts w:ascii="Arial" w:eastAsia="Arial" w:hAnsi="Arial" w:cs="Arial"/>
        </w:rPr>
        <w:t xml:space="preserve"> e se o atendimento ainda não foi pago</w:t>
      </w:r>
      <w:r w:rsidRPr="00F308A9">
        <w:rPr>
          <w:rFonts w:ascii="Arial" w:eastAsia="Arial" w:hAnsi="Arial" w:cs="Arial"/>
        </w:rPr>
        <w:t xml:space="preserve">, caso </w:t>
      </w:r>
      <w:r w:rsidR="00E72934">
        <w:rPr>
          <w:rFonts w:ascii="Arial" w:eastAsia="Arial" w:hAnsi="Arial" w:cs="Arial"/>
        </w:rPr>
        <w:t>nenhuma dessas afirmações seja verdadeira</w:t>
      </w:r>
      <w:r w:rsidRPr="00F308A9">
        <w:rPr>
          <w:rFonts w:ascii="Arial" w:eastAsia="Arial" w:hAnsi="Arial" w:cs="Arial"/>
        </w:rPr>
        <w:t xml:space="preserve">, o sistema deve solicitar </w:t>
      </w:r>
      <w:r w:rsidR="00E72934">
        <w:rPr>
          <w:rFonts w:ascii="Arial" w:eastAsia="Arial" w:hAnsi="Arial" w:cs="Arial"/>
        </w:rPr>
        <w:t>a confirmação d</w:t>
      </w:r>
      <w:r w:rsidRPr="00F308A9">
        <w:rPr>
          <w:rFonts w:ascii="Arial" w:eastAsia="Arial" w:hAnsi="Arial" w:cs="Arial"/>
        </w:rPr>
        <w:t>o pagamento do serviço (RF08)</w:t>
      </w:r>
      <w:r w:rsidR="0003414E" w:rsidRPr="00F308A9">
        <w:rPr>
          <w:rFonts w:ascii="Arial" w:eastAsia="Arial" w:hAnsi="Arial" w:cs="Arial"/>
        </w:rPr>
        <w:t>.</w:t>
      </w:r>
    </w:p>
    <w:p w14:paraId="53E7CFF6" w14:textId="77777777" w:rsidR="002A5BB3" w:rsidRDefault="002A5BB3" w:rsidP="002A5BB3">
      <w:pPr>
        <w:pStyle w:val="PargrafodaLista"/>
        <w:numPr>
          <w:ilvl w:val="2"/>
          <w:numId w:val="22"/>
        </w:numPr>
        <w:ind w:left="198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sistema deve atribuir um código de identificação único para cada agendamento.</w:t>
      </w:r>
    </w:p>
    <w:p w14:paraId="7F220361" w14:textId="77777777" w:rsidR="00FF66A1" w:rsidRPr="001A16B2" w:rsidRDefault="00FF66A1" w:rsidP="001A16B2">
      <w:pPr>
        <w:rPr>
          <w:rFonts w:eastAsia="Arial"/>
          <w:sz w:val="2"/>
          <w:szCs w:val="2"/>
        </w:rPr>
      </w:pPr>
    </w:p>
    <w:p w14:paraId="56E89979" w14:textId="77777777" w:rsidR="007C6804" w:rsidRDefault="007C6804" w:rsidP="00C72C5C">
      <w:pPr>
        <w:pStyle w:val="PargrafodaLista"/>
        <w:numPr>
          <w:ilvl w:val="1"/>
          <w:numId w:val="22"/>
        </w:numPr>
        <w:jc w:val="both"/>
        <w:rPr>
          <w:rFonts w:ascii="Arial" w:eastAsia="Arial" w:hAnsi="Arial" w:cs="Arial"/>
        </w:rPr>
      </w:pPr>
      <w:r w:rsidRPr="007C6804">
        <w:rPr>
          <w:rFonts w:ascii="Arial" w:eastAsia="Arial" w:hAnsi="Arial" w:cs="Arial"/>
        </w:rPr>
        <w:t>O sistema deve permitir a alteração de dados de agendamentos marcados, sendo eles</w:t>
      </w:r>
      <w:r>
        <w:rPr>
          <w:rFonts w:ascii="Arial" w:eastAsia="Arial" w:hAnsi="Arial" w:cs="Arial"/>
        </w:rPr>
        <w:t xml:space="preserve">: </w:t>
      </w:r>
      <w:r w:rsidRPr="007C6804">
        <w:rPr>
          <w:rFonts w:ascii="Arial" w:eastAsia="Arial" w:hAnsi="Arial" w:cs="Arial"/>
        </w:rPr>
        <w:t>data, hora, status de agendamento</w:t>
      </w:r>
      <w:r w:rsidR="00E31147">
        <w:rPr>
          <w:rFonts w:ascii="Arial" w:eastAsia="Arial" w:hAnsi="Arial" w:cs="Arial"/>
        </w:rPr>
        <w:t>,</w:t>
      </w:r>
      <w:r w:rsidRPr="007C6804">
        <w:rPr>
          <w:rFonts w:ascii="Arial" w:eastAsia="Arial" w:hAnsi="Arial" w:cs="Arial"/>
        </w:rPr>
        <w:t xml:space="preserve"> tipo de serviço</w:t>
      </w:r>
      <w:r w:rsidR="00E31147">
        <w:rPr>
          <w:rFonts w:ascii="Arial" w:eastAsia="Arial" w:hAnsi="Arial" w:cs="Arial"/>
        </w:rPr>
        <w:t xml:space="preserve"> e se já foi pago</w:t>
      </w:r>
      <w:r w:rsidR="0092630A" w:rsidRPr="00A73487">
        <w:rPr>
          <w:rFonts w:ascii="Arial" w:eastAsia="Arial" w:hAnsi="Arial" w:cs="Arial"/>
        </w:rPr>
        <w:t>.</w:t>
      </w:r>
    </w:p>
    <w:p w14:paraId="34548CE7" w14:textId="77777777" w:rsidR="00FF66A1" w:rsidRPr="00B46FC0" w:rsidRDefault="00FF66A1" w:rsidP="00B46FC0">
      <w:pPr>
        <w:pStyle w:val="PargrafodaLista"/>
        <w:numPr>
          <w:ilvl w:val="1"/>
          <w:numId w:val="22"/>
        </w:numPr>
        <w:jc w:val="both"/>
        <w:rPr>
          <w:rFonts w:ascii="Arial" w:eastAsia="Arial" w:hAnsi="Arial" w:cs="Arial"/>
        </w:rPr>
      </w:pPr>
      <w:r w:rsidRPr="00B46FC0">
        <w:rPr>
          <w:rFonts w:ascii="Arial" w:eastAsia="Arial" w:hAnsi="Arial" w:cs="Arial"/>
        </w:rPr>
        <w:t>O cancelamento só pode</w:t>
      </w:r>
      <w:r w:rsidR="0092630A" w:rsidRPr="00B46FC0">
        <w:rPr>
          <w:rFonts w:ascii="Arial" w:eastAsia="Arial" w:hAnsi="Arial" w:cs="Arial"/>
        </w:rPr>
        <w:t>rá</w:t>
      </w:r>
      <w:r w:rsidRPr="00B46FC0">
        <w:rPr>
          <w:rFonts w:ascii="Arial" w:eastAsia="Arial" w:hAnsi="Arial" w:cs="Arial"/>
        </w:rPr>
        <w:t xml:space="preserve"> ser feito quando o status do serviço constar como “</w:t>
      </w:r>
      <w:r w:rsidR="0026309E" w:rsidRPr="00B46FC0">
        <w:rPr>
          <w:rFonts w:ascii="Arial" w:eastAsia="Arial" w:hAnsi="Arial" w:cs="Arial"/>
        </w:rPr>
        <w:t>a fazer</w:t>
      </w:r>
      <w:r w:rsidRPr="00B46FC0">
        <w:rPr>
          <w:rFonts w:ascii="Arial" w:eastAsia="Arial" w:hAnsi="Arial" w:cs="Arial"/>
        </w:rPr>
        <w:t>”</w:t>
      </w:r>
      <w:r w:rsidR="00D728DE">
        <w:rPr>
          <w:rFonts w:ascii="Arial" w:eastAsia="Arial" w:hAnsi="Arial" w:cs="Arial"/>
        </w:rPr>
        <w:t xml:space="preserve"> ou “atrasado”</w:t>
      </w:r>
      <w:r w:rsidRPr="00B46FC0">
        <w:rPr>
          <w:rFonts w:ascii="Arial" w:eastAsia="Arial" w:hAnsi="Arial" w:cs="Arial"/>
        </w:rPr>
        <w:t>.</w:t>
      </w:r>
    </w:p>
    <w:p w14:paraId="2AAE3A82" w14:textId="77777777" w:rsidR="00FF66A1" w:rsidRPr="00E72404" w:rsidRDefault="00FF66A1" w:rsidP="00C72C5C">
      <w:pPr>
        <w:pStyle w:val="PargrafodaLista"/>
        <w:numPr>
          <w:ilvl w:val="1"/>
          <w:numId w:val="22"/>
        </w:numPr>
        <w:jc w:val="both"/>
        <w:rPr>
          <w:rFonts w:ascii="Arial" w:eastAsia="Arial" w:hAnsi="Arial" w:cs="Arial"/>
        </w:rPr>
      </w:pPr>
      <w:r w:rsidRPr="00E72404">
        <w:rPr>
          <w:rFonts w:ascii="Arial" w:eastAsia="Arial" w:hAnsi="Arial" w:cs="Arial"/>
        </w:rPr>
        <w:t xml:space="preserve">A consulta de agendamentos </w:t>
      </w:r>
      <w:r w:rsidR="0092630A">
        <w:rPr>
          <w:rFonts w:ascii="Arial" w:eastAsia="Arial" w:hAnsi="Arial" w:cs="Arial"/>
        </w:rPr>
        <w:t>poderá ser</w:t>
      </w:r>
      <w:r w:rsidRPr="00E72404">
        <w:rPr>
          <w:rFonts w:ascii="Arial" w:eastAsia="Arial" w:hAnsi="Arial" w:cs="Arial"/>
        </w:rPr>
        <w:t xml:space="preserve"> realizada por nome </w:t>
      </w:r>
      <w:r w:rsidR="001D0988">
        <w:rPr>
          <w:rFonts w:ascii="Arial" w:eastAsia="Arial" w:hAnsi="Arial" w:cs="Arial"/>
        </w:rPr>
        <w:t>(</w:t>
      </w:r>
      <w:r w:rsidRPr="00E72404">
        <w:rPr>
          <w:rFonts w:ascii="Arial" w:eastAsia="Arial" w:hAnsi="Arial" w:cs="Arial"/>
        </w:rPr>
        <w:t xml:space="preserve">animal ou </w:t>
      </w:r>
      <w:r w:rsidR="00881518">
        <w:rPr>
          <w:rFonts w:ascii="Arial" w:eastAsia="Arial" w:hAnsi="Arial" w:cs="Arial"/>
        </w:rPr>
        <w:t xml:space="preserve">do </w:t>
      </w:r>
      <w:r w:rsidRPr="00E72404">
        <w:rPr>
          <w:rFonts w:ascii="Arial" w:eastAsia="Arial" w:hAnsi="Arial" w:cs="Arial"/>
        </w:rPr>
        <w:t>cliente</w:t>
      </w:r>
      <w:r w:rsidR="001D0988">
        <w:rPr>
          <w:rFonts w:ascii="Arial" w:eastAsia="Arial" w:hAnsi="Arial" w:cs="Arial"/>
        </w:rPr>
        <w:t>)</w:t>
      </w:r>
      <w:r w:rsidR="00E72934">
        <w:rPr>
          <w:rFonts w:ascii="Arial" w:eastAsia="Arial" w:hAnsi="Arial" w:cs="Arial"/>
        </w:rPr>
        <w:t>,</w:t>
      </w:r>
      <w:r w:rsidRPr="00E72404">
        <w:rPr>
          <w:rFonts w:ascii="Arial" w:eastAsia="Arial" w:hAnsi="Arial" w:cs="Arial"/>
        </w:rPr>
        <w:t xml:space="preserve"> data</w:t>
      </w:r>
      <w:r w:rsidR="001D0988">
        <w:rPr>
          <w:rFonts w:ascii="Arial" w:eastAsia="Arial" w:hAnsi="Arial" w:cs="Arial"/>
        </w:rPr>
        <w:t xml:space="preserve"> de finalização</w:t>
      </w:r>
      <w:r w:rsidRPr="00E72404">
        <w:rPr>
          <w:rFonts w:ascii="Arial" w:eastAsia="Arial" w:hAnsi="Arial" w:cs="Arial"/>
        </w:rPr>
        <w:t>, tipo de serviço, código do agendamento</w:t>
      </w:r>
      <w:r w:rsidR="001D0988">
        <w:rPr>
          <w:rFonts w:ascii="Arial" w:eastAsia="Arial" w:hAnsi="Arial" w:cs="Arial"/>
        </w:rPr>
        <w:t xml:space="preserve"> e</w:t>
      </w:r>
      <w:r w:rsidRPr="00E72404">
        <w:rPr>
          <w:rFonts w:ascii="Arial" w:eastAsia="Arial" w:hAnsi="Arial" w:cs="Arial"/>
        </w:rPr>
        <w:t xml:space="preserve"> status do serviço</w:t>
      </w:r>
      <w:r w:rsidR="001D0988">
        <w:rPr>
          <w:rFonts w:ascii="Arial" w:eastAsia="Arial" w:hAnsi="Arial" w:cs="Arial"/>
        </w:rPr>
        <w:t>.</w:t>
      </w:r>
      <w:bookmarkEnd w:id="39"/>
    </w:p>
    <w:p w14:paraId="790756BA" w14:textId="77777777" w:rsidR="00C101F7" w:rsidRDefault="00C101F7" w:rsidP="00C101F7">
      <w:pPr>
        <w:rPr>
          <w:rFonts w:eastAsia="Arial"/>
        </w:rPr>
      </w:pPr>
    </w:p>
    <w:p w14:paraId="2997250B" w14:textId="77777777" w:rsidR="00775AB3" w:rsidRDefault="00775AB3" w:rsidP="00775AB3">
      <w:pPr>
        <w:spacing w:after="240"/>
        <w:ind w:right="96"/>
        <w:jc w:val="both"/>
        <w:rPr>
          <w:rFonts w:ascii="Arial" w:eastAsia="Arial" w:hAnsi="Arial" w:cs="Arial"/>
          <w:b/>
          <w:sz w:val="24"/>
        </w:rPr>
      </w:pPr>
      <w:r w:rsidRPr="00B202BE">
        <w:rPr>
          <w:rFonts w:ascii="Arial" w:eastAsia="Arial" w:hAnsi="Arial" w:cs="Arial"/>
          <w:b/>
          <w:sz w:val="24"/>
        </w:rPr>
        <w:t>RF</w:t>
      </w:r>
      <w:r>
        <w:rPr>
          <w:rFonts w:ascii="Arial" w:eastAsia="Arial" w:hAnsi="Arial" w:cs="Arial"/>
          <w:b/>
          <w:sz w:val="24"/>
        </w:rPr>
        <w:t>08</w:t>
      </w:r>
      <w:r w:rsidRPr="00B202BE">
        <w:rPr>
          <w:rFonts w:ascii="Arial" w:eastAsia="Arial" w:hAnsi="Arial" w:cs="Arial"/>
          <w:b/>
          <w:sz w:val="24"/>
        </w:rPr>
        <w:t xml:space="preserve"> – </w:t>
      </w:r>
      <w:r>
        <w:rPr>
          <w:rFonts w:ascii="Arial" w:eastAsia="Arial" w:hAnsi="Arial" w:cs="Arial"/>
          <w:b/>
          <w:sz w:val="24"/>
        </w:rPr>
        <w:t>Registrar Pagamentos</w:t>
      </w:r>
    </w:p>
    <w:p w14:paraId="2674DA0F" w14:textId="77777777" w:rsidR="00203A12" w:rsidRPr="00203A12" w:rsidRDefault="00203A12" w:rsidP="00203A12">
      <w:pPr>
        <w:pStyle w:val="PargrafodaLista"/>
        <w:numPr>
          <w:ilvl w:val="0"/>
          <w:numId w:val="28"/>
        </w:numPr>
        <w:spacing w:after="2"/>
        <w:ind w:right="96"/>
        <w:jc w:val="both"/>
        <w:rPr>
          <w:rFonts w:ascii="Arial" w:eastAsia="Arial" w:hAnsi="Arial" w:cs="Arial"/>
          <w:vanish/>
        </w:rPr>
      </w:pPr>
    </w:p>
    <w:p w14:paraId="6BDE3ABA" w14:textId="77777777" w:rsidR="00203A12" w:rsidRPr="00203A12" w:rsidRDefault="00203A12" w:rsidP="00203A12">
      <w:pPr>
        <w:pStyle w:val="PargrafodaLista"/>
        <w:numPr>
          <w:ilvl w:val="0"/>
          <w:numId w:val="28"/>
        </w:numPr>
        <w:spacing w:after="2"/>
        <w:ind w:right="96"/>
        <w:jc w:val="both"/>
        <w:rPr>
          <w:rFonts w:ascii="Arial" w:eastAsia="Arial" w:hAnsi="Arial" w:cs="Arial"/>
          <w:vanish/>
        </w:rPr>
      </w:pPr>
    </w:p>
    <w:p w14:paraId="477FE423" w14:textId="77777777" w:rsidR="00203A12" w:rsidRPr="00203A12" w:rsidRDefault="00203A12" w:rsidP="00203A12">
      <w:pPr>
        <w:pStyle w:val="PargrafodaLista"/>
        <w:numPr>
          <w:ilvl w:val="0"/>
          <w:numId w:val="28"/>
        </w:numPr>
        <w:spacing w:after="2"/>
        <w:ind w:right="96"/>
        <w:jc w:val="both"/>
        <w:rPr>
          <w:rFonts w:ascii="Arial" w:eastAsia="Arial" w:hAnsi="Arial" w:cs="Arial"/>
          <w:vanish/>
        </w:rPr>
      </w:pPr>
    </w:p>
    <w:p w14:paraId="105FE238" w14:textId="77777777" w:rsidR="00203A12" w:rsidRPr="00203A12" w:rsidRDefault="00203A12" w:rsidP="00203A12">
      <w:pPr>
        <w:pStyle w:val="PargrafodaLista"/>
        <w:numPr>
          <w:ilvl w:val="0"/>
          <w:numId w:val="28"/>
        </w:numPr>
        <w:spacing w:after="2"/>
        <w:ind w:right="96"/>
        <w:jc w:val="both"/>
        <w:rPr>
          <w:rFonts w:ascii="Arial" w:eastAsia="Arial" w:hAnsi="Arial" w:cs="Arial"/>
          <w:vanish/>
        </w:rPr>
      </w:pPr>
    </w:p>
    <w:p w14:paraId="4976271B" w14:textId="77777777" w:rsidR="00203A12" w:rsidRPr="00203A12" w:rsidRDefault="00203A12" w:rsidP="00203A12">
      <w:pPr>
        <w:pStyle w:val="PargrafodaLista"/>
        <w:numPr>
          <w:ilvl w:val="0"/>
          <w:numId w:val="28"/>
        </w:numPr>
        <w:spacing w:after="2"/>
        <w:ind w:right="96"/>
        <w:jc w:val="both"/>
        <w:rPr>
          <w:rFonts w:ascii="Arial" w:eastAsia="Arial" w:hAnsi="Arial" w:cs="Arial"/>
          <w:vanish/>
        </w:rPr>
      </w:pPr>
    </w:p>
    <w:p w14:paraId="54C70974" w14:textId="77777777" w:rsidR="00203A12" w:rsidRPr="00203A12" w:rsidRDefault="00203A12" w:rsidP="00203A12">
      <w:pPr>
        <w:pStyle w:val="PargrafodaLista"/>
        <w:numPr>
          <w:ilvl w:val="0"/>
          <w:numId w:val="28"/>
        </w:numPr>
        <w:spacing w:after="2"/>
        <w:ind w:right="96"/>
        <w:jc w:val="both"/>
        <w:rPr>
          <w:rFonts w:ascii="Arial" w:eastAsia="Arial" w:hAnsi="Arial" w:cs="Arial"/>
          <w:vanish/>
        </w:rPr>
      </w:pPr>
    </w:p>
    <w:p w14:paraId="72C28E64" w14:textId="77777777" w:rsidR="00203A12" w:rsidRPr="00203A12" w:rsidRDefault="00203A12" w:rsidP="00203A12">
      <w:pPr>
        <w:pStyle w:val="PargrafodaLista"/>
        <w:numPr>
          <w:ilvl w:val="0"/>
          <w:numId w:val="28"/>
        </w:numPr>
        <w:spacing w:after="2"/>
        <w:ind w:right="96"/>
        <w:jc w:val="both"/>
        <w:rPr>
          <w:rFonts w:ascii="Arial" w:eastAsia="Arial" w:hAnsi="Arial" w:cs="Arial"/>
          <w:vanish/>
        </w:rPr>
      </w:pPr>
    </w:p>
    <w:p w14:paraId="2CDD77B5" w14:textId="77777777" w:rsidR="00203A12" w:rsidRPr="00203A12" w:rsidRDefault="00203A12" w:rsidP="00203A12">
      <w:pPr>
        <w:pStyle w:val="PargrafodaLista"/>
        <w:numPr>
          <w:ilvl w:val="0"/>
          <w:numId w:val="28"/>
        </w:numPr>
        <w:spacing w:after="2"/>
        <w:ind w:right="96"/>
        <w:jc w:val="both"/>
        <w:rPr>
          <w:rFonts w:ascii="Arial" w:eastAsia="Arial" w:hAnsi="Arial" w:cs="Arial"/>
          <w:vanish/>
        </w:rPr>
      </w:pPr>
    </w:p>
    <w:p w14:paraId="47462B74" w14:textId="77777777" w:rsidR="00FB3EEF" w:rsidRDefault="00FB3EEF" w:rsidP="00203A12">
      <w:pPr>
        <w:pStyle w:val="PargrafodaLista"/>
        <w:numPr>
          <w:ilvl w:val="1"/>
          <w:numId w:val="28"/>
        </w:numPr>
        <w:spacing w:after="2"/>
        <w:ind w:left="785"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sistema deve permitir o registro, alteração e consulta de pagamentos realizados por clientes.</w:t>
      </w:r>
    </w:p>
    <w:p w14:paraId="69FDCCAB" w14:textId="77777777" w:rsidR="00FB3EEF" w:rsidRDefault="00FB3EEF" w:rsidP="00FB3EEF">
      <w:pPr>
        <w:pStyle w:val="PargrafodaLista"/>
        <w:numPr>
          <w:ilvl w:val="1"/>
          <w:numId w:val="28"/>
        </w:numPr>
        <w:spacing w:after="2"/>
        <w:ind w:left="785"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Os pagamentos poderão ser de agendamentos </w:t>
      </w:r>
      <w:r w:rsidR="00E27900">
        <w:rPr>
          <w:rFonts w:ascii="Arial" w:eastAsia="Arial" w:hAnsi="Arial" w:cs="Arial"/>
        </w:rPr>
        <w:t>(RF07)</w:t>
      </w:r>
      <w:r>
        <w:rPr>
          <w:rFonts w:ascii="Arial" w:eastAsia="Arial" w:hAnsi="Arial" w:cs="Arial"/>
        </w:rPr>
        <w:t xml:space="preserve"> ou de planos</w:t>
      </w:r>
      <w:r w:rsidR="00E27900">
        <w:rPr>
          <w:rFonts w:ascii="Arial" w:eastAsia="Arial" w:hAnsi="Arial" w:cs="Arial"/>
        </w:rPr>
        <w:t xml:space="preserve"> (RF06)</w:t>
      </w:r>
      <w:r w:rsidR="00B635DA">
        <w:rPr>
          <w:rFonts w:ascii="Arial" w:eastAsia="Arial" w:hAnsi="Arial" w:cs="Arial"/>
        </w:rPr>
        <w:t>, em ambos, o sistema deve atribuir um código de identificação único para cada pagamento</w:t>
      </w:r>
      <w:r w:rsidR="00974D00">
        <w:rPr>
          <w:rFonts w:ascii="Arial" w:eastAsia="Arial" w:hAnsi="Arial" w:cs="Arial"/>
        </w:rPr>
        <w:t>.</w:t>
      </w:r>
    </w:p>
    <w:p w14:paraId="48A1998E" w14:textId="77777777" w:rsidR="000B4EBB" w:rsidRDefault="00974D00" w:rsidP="000B4EBB">
      <w:pPr>
        <w:pStyle w:val="PargrafodaLista"/>
        <w:numPr>
          <w:ilvl w:val="1"/>
          <w:numId w:val="28"/>
        </w:numPr>
        <w:spacing w:after="2"/>
        <w:ind w:left="785"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Para registrar um novo pagamento</w:t>
      </w:r>
      <w:r w:rsidR="004B1A57">
        <w:rPr>
          <w:rFonts w:ascii="Arial" w:eastAsia="Arial" w:hAnsi="Arial" w:cs="Arial"/>
        </w:rPr>
        <w:t xml:space="preserve"> de agendamento</w:t>
      </w:r>
      <w:r>
        <w:rPr>
          <w:rFonts w:ascii="Arial" w:eastAsia="Arial" w:hAnsi="Arial" w:cs="Arial"/>
        </w:rPr>
        <w:t>, deve ser informado o código de identificação do agendame</w:t>
      </w:r>
      <w:r w:rsidR="000964AE">
        <w:rPr>
          <w:rFonts w:ascii="Arial" w:eastAsia="Arial" w:hAnsi="Arial" w:cs="Arial"/>
        </w:rPr>
        <w:t>nto</w:t>
      </w:r>
      <w:r w:rsidR="00A85F7D">
        <w:rPr>
          <w:rFonts w:ascii="Arial" w:eastAsia="Arial" w:hAnsi="Arial" w:cs="Arial"/>
        </w:rPr>
        <w:t xml:space="preserve"> (RF07)</w:t>
      </w:r>
      <w:r w:rsidR="000964AE">
        <w:rPr>
          <w:rFonts w:ascii="Arial" w:eastAsia="Arial" w:hAnsi="Arial" w:cs="Arial"/>
        </w:rPr>
        <w:t>,</w:t>
      </w:r>
      <w:r>
        <w:rPr>
          <w:rFonts w:ascii="Arial" w:eastAsia="Arial" w:hAnsi="Arial" w:cs="Arial"/>
        </w:rPr>
        <w:t xml:space="preserve"> nome</w:t>
      </w:r>
      <w:r w:rsidR="000964AE">
        <w:rPr>
          <w:rFonts w:ascii="Arial" w:eastAsia="Arial" w:hAnsi="Arial" w:cs="Arial"/>
        </w:rPr>
        <w:t xml:space="preserve"> ou CPF</w:t>
      </w:r>
      <w:r w:rsidR="00A85F7D">
        <w:rPr>
          <w:rFonts w:ascii="Arial" w:eastAsia="Arial" w:hAnsi="Arial" w:cs="Arial"/>
        </w:rPr>
        <w:t xml:space="preserve"> </w:t>
      </w:r>
      <w:r w:rsidR="00B635DA">
        <w:rPr>
          <w:rFonts w:ascii="Arial" w:eastAsia="Arial" w:hAnsi="Arial" w:cs="Arial"/>
        </w:rPr>
        <w:t xml:space="preserve">do cliente </w:t>
      </w:r>
      <w:r w:rsidR="00A85F7D">
        <w:rPr>
          <w:rFonts w:ascii="Arial" w:eastAsia="Arial" w:hAnsi="Arial" w:cs="Arial"/>
        </w:rPr>
        <w:t>(RF03)</w:t>
      </w:r>
      <w:r>
        <w:rPr>
          <w:rFonts w:ascii="Arial" w:eastAsia="Arial" w:hAnsi="Arial" w:cs="Arial"/>
        </w:rPr>
        <w:t>.</w:t>
      </w:r>
    </w:p>
    <w:p w14:paraId="7A8CC9D4" w14:textId="77777777" w:rsidR="00243F49" w:rsidRDefault="00243F49" w:rsidP="00243F49">
      <w:pPr>
        <w:pStyle w:val="PargrafodaLista"/>
        <w:numPr>
          <w:ilvl w:val="2"/>
          <w:numId w:val="28"/>
        </w:numPr>
        <w:spacing w:after="2"/>
        <w:ind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sistema deve identificar o serviço realizado e o valor </w:t>
      </w:r>
      <w:r w:rsidR="00955005">
        <w:rPr>
          <w:rFonts w:ascii="Arial" w:eastAsia="Arial" w:hAnsi="Arial" w:cs="Arial"/>
        </w:rPr>
        <w:t>dele</w:t>
      </w:r>
      <w:r w:rsidR="009963C6">
        <w:rPr>
          <w:rFonts w:ascii="Arial" w:eastAsia="Arial" w:hAnsi="Arial" w:cs="Arial"/>
        </w:rPr>
        <w:t xml:space="preserve"> (RF05)</w:t>
      </w:r>
      <w:r>
        <w:rPr>
          <w:rFonts w:ascii="Arial" w:eastAsia="Arial" w:hAnsi="Arial" w:cs="Arial"/>
        </w:rPr>
        <w:t xml:space="preserve">, e solicitar </w:t>
      </w:r>
      <w:r w:rsidR="00A85F7D">
        <w:rPr>
          <w:rFonts w:ascii="Arial" w:eastAsia="Arial" w:hAnsi="Arial" w:cs="Arial"/>
        </w:rPr>
        <w:t xml:space="preserve">ao usuário a confirmação de que houve </w:t>
      </w:r>
      <w:r w:rsidR="001F0793">
        <w:rPr>
          <w:rFonts w:ascii="Arial" w:eastAsia="Arial" w:hAnsi="Arial" w:cs="Arial"/>
        </w:rPr>
        <w:t>pagamento</w:t>
      </w:r>
      <w:r>
        <w:rPr>
          <w:rFonts w:ascii="Arial" w:eastAsia="Arial" w:hAnsi="Arial" w:cs="Arial"/>
        </w:rPr>
        <w:t>.</w:t>
      </w:r>
    </w:p>
    <w:p w14:paraId="0627C3C7" w14:textId="77777777" w:rsidR="0016034F" w:rsidRPr="000B4EBB" w:rsidRDefault="0016034F" w:rsidP="00243F49">
      <w:pPr>
        <w:pStyle w:val="PargrafodaLista"/>
        <w:numPr>
          <w:ilvl w:val="2"/>
          <w:numId w:val="28"/>
        </w:numPr>
        <w:spacing w:after="2"/>
        <w:ind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usuário pode adicionar</w:t>
      </w:r>
      <w:r w:rsidR="009963C6">
        <w:rPr>
          <w:rFonts w:ascii="Arial" w:eastAsia="Arial" w:hAnsi="Arial" w:cs="Arial"/>
        </w:rPr>
        <w:t xml:space="preserve"> acréscimo</w:t>
      </w:r>
      <w:r w:rsidR="006347F4">
        <w:rPr>
          <w:rFonts w:ascii="Arial" w:eastAsia="Arial" w:hAnsi="Arial" w:cs="Arial"/>
        </w:rPr>
        <w:t>s ao valor</w:t>
      </w:r>
      <w:r>
        <w:rPr>
          <w:rFonts w:ascii="Arial" w:eastAsia="Arial" w:hAnsi="Arial" w:cs="Arial"/>
        </w:rPr>
        <w:t xml:space="preserve"> </w:t>
      </w:r>
      <w:r w:rsidR="006347F4">
        <w:rPr>
          <w:rFonts w:ascii="Arial" w:eastAsia="Arial" w:hAnsi="Arial" w:cs="Arial"/>
        </w:rPr>
        <w:t>a</w:t>
      </w:r>
      <w:r w:rsidR="009963C6">
        <w:rPr>
          <w:rFonts w:ascii="Arial" w:eastAsia="Arial" w:hAnsi="Arial" w:cs="Arial"/>
        </w:rPr>
        <w:t>lém do valor padrão do serviço</w:t>
      </w:r>
      <w:r>
        <w:rPr>
          <w:rFonts w:ascii="Arial" w:eastAsia="Arial" w:hAnsi="Arial" w:cs="Arial"/>
        </w:rPr>
        <w:t xml:space="preserve"> no pagamento, </w:t>
      </w:r>
      <w:r w:rsidR="00A85F7D">
        <w:rPr>
          <w:rFonts w:ascii="Arial" w:eastAsia="Arial" w:hAnsi="Arial" w:cs="Arial"/>
        </w:rPr>
        <w:t>caso</w:t>
      </w:r>
      <w:r>
        <w:rPr>
          <w:rFonts w:ascii="Arial" w:eastAsia="Arial" w:hAnsi="Arial" w:cs="Arial"/>
        </w:rPr>
        <w:t xml:space="preserve"> necessário.</w:t>
      </w:r>
    </w:p>
    <w:p w14:paraId="3E8E6337" w14:textId="77777777" w:rsidR="00974D00" w:rsidRDefault="00E1495D" w:rsidP="00974D00">
      <w:pPr>
        <w:pStyle w:val="PargrafodaLista"/>
        <w:numPr>
          <w:ilvl w:val="1"/>
          <w:numId w:val="28"/>
        </w:numPr>
        <w:spacing w:after="2"/>
        <w:ind w:left="785"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Para registrar um novo pagamento de plano, deve ser informado o nome do cliente</w:t>
      </w:r>
      <w:r w:rsidR="000964AE">
        <w:rPr>
          <w:rFonts w:ascii="Arial" w:eastAsia="Arial" w:hAnsi="Arial" w:cs="Arial"/>
        </w:rPr>
        <w:t>, CPF</w:t>
      </w:r>
      <w:r w:rsidR="00C40B01">
        <w:rPr>
          <w:rFonts w:ascii="Arial" w:eastAsia="Arial" w:hAnsi="Arial" w:cs="Arial"/>
        </w:rPr>
        <w:t>.</w:t>
      </w:r>
    </w:p>
    <w:p w14:paraId="7780F81D" w14:textId="77777777" w:rsidR="001F0793" w:rsidRDefault="001F0793" w:rsidP="001F0793">
      <w:pPr>
        <w:pStyle w:val="PargrafodaLista"/>
        <w:numPr>
          <w:ilvl w:val="2"/>
          <w:numId w:val="28"/>
        </w:numPr>
        <w:spacing w:after="2"/>
        <w:ind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sistema deve identificar o plano do cliente, verificando o valor total a ser pago pelo cliente.</w:t>
      </w:r>
    </w:p>
    <w:p w14:paraId="29BB6726" w14:textId="77777777" w:rsidR="0016034F" w:rsidRPr="0016034F" w:rsidRDefault="0016034F" w:rsidP="0016034F">
      <w:pPr>
        <w:pStyle w:val="PargrafodaLista"/>
        <w:numPr>
          <w:ilvl w:val="2"/>
          <w:numId w:val="28"/>
        </w:numPr>
        <w:spacing w:after="2"/>
        <w:ind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usuário pode adicionar valores extras no pagamento, se for necessário.</w:t>
      </w:r>
    </w:p>
    <w:p w14:paraId="1570E4F7" w14:textId="77777777" w:rsidR="00C40B01" w:rsidRDefault="00C40B01" w:rsidP="00974D00">
      <w:pPr>
        <w:pStyle w:val="PargrafodaLista"/>
        <w:numPr>
          <w:ilvl w:val="1"/>
          <w:numId w:val="28"/>
        </w:numPr>
        <w:spacing w:after="2"/>
        <w:ind w:left="785"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sistema deve permitir a alteração de dados de pagamentos</w:t>
      </w:r>
      <w:r w:rsidR="006904A0">
        <w:rPr>
          <w:rFonts w:ascii="Arial" w:eastAsia="Arial" w:hAnsi="Arial" w:cs="Arial"/>
        </w:rPr>
        <w:t>, sendo</w:t>
      </w:r>
      <w:r w:rsidR="006347F4">
        <w:rPr>
          <w:rFonts w:ascii="Arial" w:eastAsia="Arial" w:hAnsi="Arial" w:cs="Arial"/>
        </w:rPr>
        <w:t xml:space="preserve"> o valor e</w:t>
      </w:r>
      <w:r w:rsidR="006904A0">
        <w:rPr>
          <w:rFonts w:ascii="Arial" w:eastAsia="Arial" w:hAnsi="Arial" w:cs="Arial"/>
        </w:rPr>
        <w:t xml:space="preserve"> data do </w:t>
      </w:r>
      <w:r w:rsidR="00521E0A">
        <w:rPr>
          <w:rFonts w:ascii="Arial" w:eastAsia="Arial" w:hAnsi="Arial" w:cs="Arial"/>
        </w:rPr>
        <w:t>pagamento</w:t>
      </w:r>
      <w:r>
        <w:rPr>
          <w:rFonts w:ascii="Arial" w:eastAsia="Arial" w:hAnsi="Arial" w:cs="Arial"/>
        </w:rPr>
        <w:t>.</w:t>
      </w:r>
    </w:p>
    <w:p w14:paraId="270C8823" w14:textId="77777777" w:rsidR="00521E0A" w:rsidRDefault="00521E0A" w:rsidP="00521E0A">
      <w:pPr>
        <w:pStyle w:val="PargrafodaLista"/>
        <w:numPr>
          <w:ilvl w:val="2"/>
          <w:numId w:val="28"/>
        </w:numPr>
        <w:spacing w:after="2"/>
        <w:ind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Somente usuários administradores ou usuário que registrou podem alterar o pagamento.</w:t>
      </w:r>
    </w:p>
    <w:p w14:paraId="26CF673B" w14:textId="77777777" w:rsidR="00521E0A" w:rsidRPr="00974D00" w:rsidRDefault="00521E0A" w:rsidP="00521E0A">
      <w:pPr>
        <w:pStyle w:val="PargrafodaLista"/>
        <w:numPr>
          <w:ilvl w:val="1"/>
          <w:numId w:val="28"/>
        </w:numPr>
        <w:spacing w:after="2"/>
        <w:ind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 consulta de um pagamento pode ser feita por meio do código de identificação do </w:t>
      </w:r>
      <w:r w:rsidR="00B635DA">
        <w:rPr>
          <w:rFonts w:ascii="Arial" w:eastAsia="Arial" w:hAnsi="Arial" w:cs="Arial"/>
        </w:rPr>
        <w:t xml:space="preserve">pagamento, código de identificação </w:t>
      </w:r>
      <w:r>
        <w:rPr>
          <w:rFonts w:ascii="Arial" w:eastAsia="Arial" w:hAnsi="Arial" w:cs="Arial"/>
        </w:rPr>
        <w:t>agendamento finalizado</w:t>
      </w:r>
      <w:r w:rsidR="000964AE">
        <w:rPr>
          <w:rFonts w:ascii="Arial" w:eastAsia="Arial" w:hAnsi="Arial" w:cs="Arial"/>
        </w:rPr>
        <w:t>, ou pelo nome do cliente.</w:t>
      </w:r>
    </w:p>
    <w:p w14:paraId="7DB804F7" w14:textId="77777777" w:rsidR="00775AB3" w:rsidRPr="008872B3" w:rsidRDefault="00775AB3" w:rsidP="008872B3">
      <w:pPr>
        <w:ind w:right="96"/>
        <w:rPr>
          <w:rFonts w:ascii="Arial" w:eastAsia="Arial" w:hAnsi="Arial" w:cs="Arial"/>
        </w:rPr>
      </w:pPr>
    </w:p>
    <w:p w14:paraId="17A38353" w14:textId="77777777" w:rsidR="00C101F7" w:rsidRDefault="00C101F7" w:rsidP="00C101F7">
      <w:pPr>
        <w:spacing w:after="240"/>
        <w:ind w:right="96"/>
        <w:jc w:val="both"/>
        <w:rPr>
          <w:rFonts w:ascii="Arial" w:eastAsia="Arial" w:hAnsi="Arial" w:cs="Arial"/>
          <w:b/>
          <w:sz w:val="24"/>
        </w:rPr>
      </w:pPr>
      <w:r w:rsidRPr="00B202BE">
        <w:rPr>
          <w:rFonts w:ascii="Arial" w:eastAsia="Arial" w:hAnsi="Arial" w:cs="Arial"/>
          <w:b/>
          <w:sz w:val="24"/>
        </w:rPr>
        <w:t>RF</w:t>
      </w:r>
      <w:r w:rsidR="00775AB3">
        <w:rPr>
          <w:rFonts w:ascii="Arial" w:eastAsia="Arial" w:hAnsi="Arial" w:cs="Arial"/>
          <w:b/>
          <w:sz w:val="24"/>
        </w:rPr>
        <w:t>09</w:t>
      </w:r>
      <w:r w:rsidRPr="00B202BE">
        <w:rPr>
          <w:rFonts w:ascii="Arial" w:eastAsia="Arial" w:hAnsi="Arial" w:cs="Arial"/>
          <w:b/>
          <w:sz w:val="24"/>
        </w:rPr>
        <w:t xml:space="preserve"> – Emitir Relatório</w:t>
      </w:r>
      <w:r>
        <w:rPr>
          <w:rFonts w:ascii="Arial" w:eastAsia="Arial" w:hAnsi="Arial" w:cs="Arial"/>
          <w:b/>
          <w:sz w:val="24"/>
        </w:rPr>
        <w:t xml:space="preserve"> de </w:t>
      </w:r>
      <w:r w:rsidR="003A4B25">
        <w:rPr>
          <w:rFonts w:ascii="Arial" w:eastAsia="Arial" w:hAnsi="Arial" w:cs="Arial"/>
          <w:b/>
          <w:sz w:val="24"/>
        </w:rPr>
        <w:t>Agendamentos</w:t>
      </w:r>
      <w:r w:rsidR="00B32ECD">
        <w:rPr>
          <w:rFonts w:ascii="Arial" w:eastAsia="Arial" w:hAnsi="Arial" w:cs="Arial"/>
          <w:b/>
          <w:sz w:val="24"/>
        </w:rPr>
        <w:t xml:space="preserve"> </w:t>
      </w:r>
    </w:p>
    <w:p w14:paraId="76F1C9E9" w14:textId="77777777" w:rsidR="00203A12" w:rsidRPr="00203A12" w:rsidRDefault="00203A12" w:rsidP="00203A12">
      <w:pPr>
        <w:pStyle w:val="PargrafodaLista"/>
        <w:numPr>
          <w:ilvl w:val="0"/>
          <w:numId w:val="28"/>
        </w:numPr>
        <w:ind w:right="96"/>
        <w:jc w:val="both"/>
        <w:rPr>
          <w:rFonts w:ascii="Arial" w:eastAsia="Arial" w:hAnsi="Arial" w:cs="Arial"/>
          <w:vanish/>
        </w:rPr>
      </w:pPr>
    </w:p>
    <w:p w14:paraId="34DBE9C7" w14:textId="77777777" w:rsidR="00C101F7" w:rsidRPr="00B202BE" w:rsidRDefault="00C101F7" w:rsidP="00203A12">
      <w:pPr>
        <w:pStyle w:val="PargrafodaLista"/>
        <w:numPr>
          <w:ilvl w:val="1"/>
          <w:numId w:val="28"/>
        </w:numPr>
        <w:ind w:left="785" w:right="96"/>
        <w:jc w:val="both"/>
        <w:rPr>
          <w:rFonts w:ascii="Arial" w:eastAsia="Arial" w:hAnsi="Arial" w:cs="Arial"/>
        </w:rPr>
      </w:pPr>
      <w:r w:rsidRPr="00B202BE">
        <w:rPr>
          <w:rFonts w:ascii="Arial" w:eastAsia="Arial" w:hAnsi="Arial" w:cs="Arial"/>
        </w:rPr>
        <w:t>O sistema deve permitir a geração e impressão d</w:t>
      </w:r>
      <w:r w:rsidR="007C2651">
        <w:rPr>
          <w:rFonts w:ascii="Arial" w:eastAsia="Arial" w:hAnsi="Arial" w:cs="Arial"/>
        </w:rPr>
        <w:t>e</w:t>
      </w:r>
      <w:r w:rsidRPr="00B202BE">
        <w:rPr>
          <w:rFonts w:ascii="Arial" w:eastAsia="Arial" w:hAnsi="Arial" w:cs="Arial"/>
        </w:rPr>
        <w:t xml:space="preserve"> relatório</w:t>
      </w:r>
      <w:r w:rsidR="007C2651">
        <w:rPr>
          <w:rFonts w:ascii="Arial" w:eastAsia="Arial" w:hAnsi="Arial" w:cs="Arial"/>
        </w:rPr>
        <w:t>s</w:t>
      </w:r>
      <w:r w:rsidRPr="00B202BE">
        <w:rPr>
          <w:rFonts w:ascii="Arial" w:eastAsia="Arial" w:hAnsi="Arial" w:cs="Arial"/>
        </w:rPr>
        <w:t xml:space="preserve"> </w:t>
      </w:r>
      <w:r w:rsidR="007C2651">
        <w:rPr>
          <w:rFonts w:ascii="Arial" w:eastAsia="Arial" w:hAnsi="Arial" w:cs="Arial"/>
        </w:rPr>
        <w:t>relacionados a</w:t>
      </w:r>
      <w:r w:rsidRPr="00B202BE">
        <w:rPr>
          <w:rFonts w:ascii="Arial" w:eastAsia="Arial" w:hAnsi="Arial" w:cs="Arial"/>
        </w:rPr>
        <w:t xml:space="preserve"> serviços </w:t>
      </w:r>
      <w:r w:rsidR="007C2651">
        <w:rPr>
          <w:rFonts w:ascii="Arial" w:eastAsia="Arial" w:hAnsi="Arial" w:cs="Arial"/>
        </w:rPr>
        <w:t>agendados pelo estabelecimento</w:t>
      </w:r>
      <w:r w:rsidRPr="00B202BE">
        <w:rPr>
          <w:rFonts w:ascii="Arial" w:eastAsia="Arial" w:hAnsi="Arial" w:cs="Arial"/>
        </w:rPr>
        <w:t>.</w:t>
      </w:r>
    </w:p>
    <w:p w14:paraId="73A45420" w14:textId="77777777" w:rsidR="00C101F7" w:rsidRDefault="00C101F7" w:rsidP="00C101F7">
      <w:pPr>
        <w:pStyle w:val="PargrafodaLista"/>
        <w:numPr>
          <w:ilvl w:val="1"/>
          <w:numId w:val="28"/>
        </w:numPr>
        <w:spacing w:after="2"/>
        <w:ind w:left="785"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relatório de serviços deve ser gerado </w:t>
      </w:r>
      <w:r w:rsidR="003B3267">
        <w:rPr>
          <w:rFonts w:ascii="Arial" w:eastAsia="Arial" w:hAnsi="Arial" w:cs="Arial"/>
        </w:rPr>
        <w:t xml:space="preserve">por qualquer período escolhido pelo </w:t>
      </w:r>
      <w:r w:rsidR="00A0284B">
        <w:rPr>
          <w:rFonts w:ascii="Arial" w:eastAsia="Arial" w:hAnsi="Arial" w:cs="Arial"/>
        </w:rPr>
        <w:t>administrador</w:t>
      </w:r>
      <w:r w:rsidR="003B3267">
        <w:rPr>
          <w:rFonts w:ascii="Arial" w:eastAsia="Arial" w:hAnsi="Arial" w:cs="Arial"/>
        </w:rPr>
        <w:t>.</w:t>
      </w:r>
    </w:p>
    <w:p w14:paraId="023C51DB" w14:textId="77777777" w:rsidR="00C101F7" w:rsidRDefault="00C101F7" w:rsidP="00C101F7">
      <w:pPr>
        <w:pStyle w:val="PargrafodaLista"/>
        <w:numPr>
          <w:ilvl w:val="1"/>
          <w:numId w:val="28"/>
        </w:numPr>
        <w:ind w:left="785"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relatório pode ser solicitado somente pelo administrador.</w:t>
      </w:r>
    </w:p>
    <w:p w14:paraId="5F1CE658" w14:textId="77777777" w:rsidR="006D3093" w:rsidRDefault="00C101F7" w:rsidP="006D3093">
      <w:pPr>
        <w:pStyle w:val="PargrafodaLista"/>
        <w:numPr>
          <w:ilvl w:val="1"/>
          <w:numId w:val="28"/>
        </w:numPr>
        <w:ind w:left="785"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No relatório constará a data e hora em que foi gerado</w:t>
      </w:r>
      <w:r w:rsidR="00EC296A">
        <w:rPr>
          <w:rFonts w:ascii="Arial" w:eastAsia="Arial" w:hAnsi="Arial" w:cs="Arial"/>
        </w:rPr>
        <w:t xml:space="preserve"> o </w:t>
      </w:r>
      <w:r w:rsidR="006347F4">
        <w:rPr>
          <w:rFonts w:ascii="Arial" w:eastAsia="Arial" w:hAnsi="Arial" w:cs="Arial"/>
        </w:rPr>
        <w:t>relatório</w:t>
      </w:r>
      <w:r>
        <w:rPr>
          <w:rFonts w:ascii="Arial" w:eastAsia="Arial" w:hAnsi="Arial" w:cs="Arial"/>
        </w:rPr>
        <w:t xml:space="preserve">. </w:t>
      </w:r>
      <w:r w:rsidR="007C2651" w:rsidRPr="007C2651">
        <w:rPr>
          <w:rFonts w:ascii="Arial" w:eastAsia="Arial" w:hAnsi="Arial" w:cs="Arial"/>
        </w:rPr>
        <w:t>Os dados gerados sensíveis ao período escolhido serão: número de atendimentos em que foi preciso ir à casa do cliente (para entregar e buscar)</w:t>
      </w:r>
      <w:r w:rsidR="006347F4">
        <w:rPr>
          <w:rFonts w:ascii="Arial" w:eastAsia="Arial" w:hAnsi="Arial" w:cs="Arial"/>
        </w:rPr>
        <w:t xml:space="preserve"> (RF0</w:t>
      </w:r>
      <w:r w:rsidR="0051481E">
        <w:rPr>
          <w:rFonts w:ascii="Arial" w:eastAsia="Arial" w:hAnsi="Arial" w:cs="Arial"/>
        </w:rPr>
        <w:t>7</w:t>
      </w:r>
      <w:r w:rsidR="006347F4">
        <w:rPr>
          <w:rFonts w:ascii="Arial" w:eastAsia="Arial" w:hAnsi="Arial" w:cs="Arial"/>
        </w:rPr>
        <w:t>)</w:t>
      </w:r>
      <w:r w:rsidR="002F2409">
        <w:rPr>
          <w:rFonts w:ascii="Arial" w:eastAsia="Arial" w:hAnsi="Arial" w:cs="Arial"/>
        </w:rPr>
        <w:t>, n</w:t>
      </w:r>
      <w:r w:rsidR="002F2409" w:rsidRPr="002F2409">
        <w:rPr>
          <w:rFonts w:ascii="Arial" w:eastAsia="Arial" w:hAnsi="Arial" w:cs="Arial"/>
        </w:rPr>
        <w:t xml:space="preserve">úmero de atendimentos </w:t>
      </w:r>
      <w:r w:rsidR="00C62D11">
        <w:rPr>
          <w:rFonts w:ascii="Arial" w:eastAsia="Arial" w:hAnsi="Arial" w:cs="Arial"/>
        </w:rPr>
        <w:t>realizados</w:t>
      </w:r>
      <w:r w:rsidR="00C62D11" w:rsidRPr="002F2409">
        <w:rPr>
          <w:rFonts w:ascii="Arial" w:eastAsia="Arial" w:hAnsi="Arial" w:cs="Arial"/>
        </w:rPr>
        <w:t xml:space="preserve"> </w:t>
      </w:r>
      <w:r w:rsidR="002F2409" w:rsidRPr="002F2409">
        <w:rPr>
          <w:rFonts w:ascii="Arial" w:eastAsia="Arial" w:hAnsi="Arial" w:cs="Arial"/>
        </w:rPr>
        <w:t>por cada serviço</w:t>
      </w:r>
      <w:r w:rsidR="003B3267">
        <w:rPr>
          <w:rFonts w:ascii="Arial" w:eastAsia="Arial" w:hAnsi="Arial" w:cs="Arial"/>
        </w:rPr>
        <w:t xml:space="preserve"> (</w:t>
      </w:r>
      <w:r w:rsidR="0051481E">
        <w:rPr>
          <w:rFonts w:ascii="Arial" w:eastAsia="Arial" w:hAnsi="Arial" w:cs="Arial"/>
        </w:rPr>
        <w:t>RF07</w:t>
      </w:r>
      <w:r w:rsidR="003B3267">
        <w:rPr>
          <w:rFonts w:ascii="Arial" w:eastAsia="Arial" w:hAnsi="Arial" w:cs="Arial"/>
        </w:rPr>
        <w:t>)</w:t>
      </w:r>
      <w:r w:rsidR="00016DA0">
        <w:rPr>
          <w:rFonts w:ascii="Arial" w:eastAsia="Arial" w:hAnsi="Arial" w:cs="Arial"/>
        </w:rPr>
        <w:t xml:space="preserve"> e qual a porcentagem desses atendimentos vem de planos agendados</w:t>
      </w:r>
      <w:r w:rsidR="003B3267">
        <w:rPr>
          <w:rFonts w:ascii="Arial" w:eastAsia="Arial" w:hAnsi="Arial" w:cs="Arial"/>
        </w:rPr>
        <w:t xml:space="preserve"> (RF0</w:t>
      </w:r>
      <w:r w:rsidR="00FC6103">
        <w:rPr>
          <w:rFonts w:ascii="Arial" w:eastAsia="Arial" w:hAnsi="Arial" w:cs="Arial"/>
        </w:rPr>
        <w:t>7</w:t>
      </w:r>
      <w:r w:rsidR="003B3267">
        <w:rPr>
          <w:rFonts w:ascii="Arial" w:eastAsia="Arial" w:hAnsi="Arial" w:cs="Arial"/>
        </w:rPr>
        <w:t>)</w:t>
      </w:r>
      <w:r w:rsidR="002F2409">
        <w:rPr>
          <w:rFonts w:ascii="Arial" w:eastAsia="Arial" w:hAnsi="Arial" w:cs="Arial"/>
        </w:rPr>
        <w:t>, n</w:t>
      </w:r>
      <w:r w:rsidR="002F2409" w:rsidRPr="002F2409">
        <w:rPr>
          <w:rFonts w:ascii="Arial" w:eastAsia="Arial" w:hAnsi="Arial" w:cs="Arial"/>
        </w:rPr>
        <w:t>úmero de atendimentos em que o status do agendamento ficou como "</w:t>
      </w:r>
      <w:r w:rsidR="002F2409">
        <w:rPr>
          <w:rFonts w:ascii="Arial" w:eastAsia="Arial" w:hAnsi="Arial" w:cs="Arial"/>
        </w:rPr>
        <w:t>at</w:t>
      </w:r>
      <w:r w:rsidR="002F2409" w:rsidRPr="002F2409">
        <w:rPr>
          <w:rFonts w:ascii="Arial" w:eastAsia="Arial" w:hAnsi="Arial" w:cs="Arial"/>
        </w:rPr>
        <w:t>rasado" e qual o tempo médio em que ele ficou assim</w:t>
      </w:r>
      <w:r w:rsidR="003B3267">
        <w:rPr>
          <w:rFonts w:ascii="Arial" w:eastAsia="Arial" w:hAnsi="Arial" w:cs="Arial"/>
        </w:rPr>
        <w:t xml:space="preserve"> (RF07)</w:t>
      </w:r>
      <w:r w:rsidR="002F2409">
        <w:rPr>
          <w:rFonts w:ascii="Arial" w:eastAsia="Arial" w:hAnsi="Arial" w:cs="Arial"/>
        </w:rPr>
        <w:t>, n</w:t>
      </w:r>
      <w:r w:rsidR="002F2409" w:rsidRPr="002F2409">
        <w:rPr>
          <w:rFonts w:ascii="Arial" w:eastAsia="Arial" w:hAnsi="Arial" w:cs="Arial"/>
        </w:rPr>
        <w:t>úmero de atendimentos em que o status do agendamento terminou como "</w:t>
      </w:r>
      <w:r w:rsidR="002F2409">
        <w:rPr>
          <w:rFonts w:ascii="Arial" w:eastAsia="Arial" w:hAnsi="Arial" w:cs="Arial"/>
        </w:rPr>
        <w:t>c</w:t>
      </w:r>
      <w:r w:rsidR="002F2409" w:rsidRPr="002F2409">
        <w:rPr>
          <w:rFonts w:ascii="Arial" w:eastAsia="Arial" w:hAnsi="Arial" w:cs="Arial"/>
        </w:rPr>
        <w:t>ancelado"</w:t>
      </w:r>
      <w:r w:rsidR="003B3267">
        <w:rPr>
          <w:rFonts w:ascii="Arial" w:eastAsia="Arial" w:hAnsi="Arial" w:cs="Arial"/>
        </w:rPr>
        <w:t xml:space="preserve"> (RF07)</w:t>
      </w:r>
      <w:r w:rsidR="002F2409">
        <w:rPr>
          <w:rFonts w:ascii="Arial" w:eastAsia="Arial" w:hAnsi="Arial" w:cs="Arial"/>
        </w:rPr>
        <w:t>, m</w:t>
      </w:r>
      <w:r w:rsidR="002F2409" w:rsidRPr="002F2409">
        <w:rPr>
          <w:rFonts w:ascii="Arial" w:eastAsia="Arial" w:hAnsi="Arial" w:cs="Arial"/>
        </w:rPr>
        <w:t>édia de serviços realizados por dia e qua</w:t>
      </w:r>
      <w:r w:rsidR="00AF0051">
        <w:rPr>
          <w:rFonts w:ascii="Arial" w:eastAsia="Arial" w:hAnsi="Arial" w:cs="Arial"/>
        </w:rPr>
        <w:t>is</w:t>
      </w:r>
      <w:r w:rsidR="002F2409" w:rsidRPr="002F2409">
        <w:rPr>
          <w:rFonts w:ascii="Arial" w:eastAsia="Arial" w:hAnsi="Arial" w:cs="Arial"/>
        </w:rPr>
        <w:t xml:space="preserve"> foram os dias onde esteve acima da média</w:t>
      </w:r>
      <w:r w:rsidR="006D3093">
        <w:rPr>
          <w:rFonts w:ascii="Arial" w:eastAsia="Arial" w:hAnsi="Arial" w:cs="Arial"/>
        </w:rPr>
        <w:t xml:space="preserve"> e</w:t>
      </w:r>
      <w:r w:rsidR="002F2409">
        <w:rPr>
          <w:rFonts w:ascii="Arial" w:eastAsia="Arial" w:hAnsi="Arial" w:cs="Arial"/>
        </w:rPr>
        <w:t xml:space="preserve"> m</w:t>
      </w:r>
      <w:r w:rsidR="002F2409" w:rsidRPr="002F2409">
        <w:rPr>
          <w:rFonts w:ascii="Arial" w:eastAsia="Arial" w:hAnsi="Arial" w:cs="Arial"/>
        </w:rPr>
        <w:t>édia de serviços realizados por hora e qua</w:t>
      </w:r>
      <w:r w:rsidR="00AF0051">
        <w:rPr>
          <w:rFonts w:ascii="Arial" w:eastAsia="Arial" w:hAnsi="Arial" w:cs="Arial"/>
        </w:rPr>
        <w:t>is</w:t>
      </w:r>
      <w:r w:rsidR="002F2409" w:rsidRPr="002F2409">
        <w:rPr>
          <w:rFonts w:ascii="Arial" w:eastAsia="Arial" w:hAnsi="Arial" w:cs="Arial"/>
        </w:rPr>
        <w:t xml:space="preserve"> fo</w:t>
      </w:r>
      <w:r w:rsidR="00AF0051">
        <w:rPr>
          <w:rFonts w:ascii="Arial" w:eastAsia="Arial" w:hAnsi="Arial" w:cs="Arial"/>
        </w:rPr>
        <w:t>ram</w:t>
      </w:r>
      <w:r w:rsidR="002F2409" w:rsidRPr="002F2409">
        <w:rPr>
          <w:rFonts w:ascii="Arial" w:eastAsia="Arial" w:hAnsi="Arial" w:cs="Arial"/>
        </w:rPr>
        <w:t xml:space="preserve"> </w:t>
      </w:r>
      <w:r w:rsidR="006347F4" w:rsidRPr="002F2409">
        <w:rPr>
          <w:rFonts w:ascii="Arial" w:eastAsia="Arial" w:hAnsi="Arial" w:cs="Arial"/>
        </w:rPr>
        <w:t>às</w:t>
      </w:r>
      <w:r w:rsidR="002F2409" w:rsidRPr="002F2409">
        <w:rPr>
          <w:rFonts w:ascii="Arial" w:eastAsia="Arial" w:hAnsi="Arial" w:cs="Arial"/>
        </w:rPr>
        <w:t xml:space="preserve"> horas onde esteve acima da média</w:t>
      </w:r>
      <w:r w:rsidR="003B3267">
        <w:rPr>
          <w:rFonts w:ascii="Arial" w:eastAsia="Arial" w:hAnsi="Arial" w:cs="Arial"/>
        </w:rPr>
        <w:t xml:space="preserve"> (RF07)</w:t>
      </w:r>
      <w:r w:rsidR="002F2409">
        <w:rPr>
          <w:rFonts w:ascii="Arial" w:eastAsia="Arial" w:hAnsi="Arial" w:cs="Arial"/>
        </w:rPr>
        <w:t>.</w:t>
      </w:r>
      <w:r w:rsidR="006D3093">
        <w:rPr>
          <w:rFonts w:ascii="Arial" w:eastAsia="Arial" w:hAnsi="Arial" w:cs="Arial"/>
        </w:rPr>
        <w:t xml:space="preserve"> Todos esses dados deverão ser seguidos pela porcentagem em relação ao</w:t>
      </w:r>
      <w:r w:rsidR="006347F4">
        <w:rPr>
          <w:rFonts w:ascii="Arial" w:eastAsia="Arial" w:hAnsi="Arial" w:cs="Arial"/>
        </w:rPr>
        <w:t xml:space="preserve"> </w:t>
      </w:r>
      <w:r w:rsidR="006D3093">
        <w:rPr>
          <w:rFonts w:ascii="Arial" w:eastAsia="Arial" w:hAnsi="Arial" w:cs="Arial"/>
        </w:rPr>
        <w:t>período</w:t>
      </w:r>
      <w:r w:rsidR="006347F4">
        <w:rPr>
          <w:rFonts w:ascii="Arial" w:eastAsia="Arial" w:hAnsi="Arial" w:cs="Arial"/>
        </w:rPr>
        <w:t xml:space="preserve"> </w:t>
      </w:r>
      <w:r w:rsidR="006D3093">
        <w:rPr>
          <w:rFonts w:ascii="Arial" w:eastAsia="Arial" w:hAnsi="Arial" w:cs="Arial"/>
        </w:rPr>
        <w:t>anterior</w:t>
      </w:r>
      <w:r w:rsidR="006347F4">
        <w:rPr>
          <w:rFonts w:ascii="Arial" w:eastAsia="Arial" w:hAnsi="Arial" w:cs="Arial"/>
        </w:rPr>
        <w:t xml:space="preserve"> escolhido pelo usuário. </w:t>
      </w:r>
      <w:r w:rsidR="00EA436E">
        <w:rPr>
          <w:rFonts w:ascii="Arial" w:eastAsia="Arial" w:hAnsi="Arial" w:cs="Arial"/>
        </w:rPr>
        <w:t>O</w:t>
      </w:r>
      <w:r w:rsidR="00CC7272">
        <w:rPr>
          <w:rFonts w:ascii="Arial" w:eastAsia="Arial" w:hAnsi="Arial" w:cs="Arial"/>
        </w:rPr>
        <w:t xml:space="preserve">s relatórios gerados </w:t>
      </w:r>
      <w:r w:rsidR="00527E97">
        <w:rPr>
          <w:rFonts w:ascii="Arial" w:eastAsia="Arial" w:hAnsi="Arial" w:cs="Arial"/>
        </w:rPr>
        <w:t xml:space="preserve">deverão </w:t>
      </w:r>
      <w:r w:rsidR="00CC7272">
        <w:rPr>
          <w:rFonts w:ascii="Arial" w:eastAsia="Arial" w:hAnsi="Arial" w:cs="Arial"/>
        </w:rPr>
        <w:t>ficar salvos</w:t>
      </w:r>
      <w:r w:rsidR="00EA436E">
        <w:rPr>
          <w:rFonts w:ascii="Arial" w:eastAsia="Arial" w:hAnsi="Arial" w:cs="Arial"/>
        </w:rPr>
        <w:t xml:space="preserve"> na base dados</w:t>
      </w:r>
      <w:r w:rsidR="00CC7272">
        <w:rPr>
          <w:rFonts w:ascii="Arial" w:eastAsia="Arial" w:hAnsi="Arial" w:cs="Arial"/>
        </w:rPr>
        <w:t xml:space="preserve">, podendo ser </w:t>
      </w:r>
      <w:r w:rsidR="00EA436E">
        <w:rPr>
          <w:rFonts w:ascii="Arial" w:eastAsia="Arial" w:hAnsi="Arial" w:cs="Arial"/>
        </w:rPr>
        <w:t>consultados a qualquer momento.</w:t>
      </w:r>
    </w:p>
    <w:p w14:paraId="72BDA91E" w14:textId="77777777" w:rsidR="00FC64AD" w:rsidRDefault="00FC64AD" w:rsidP="006D3093">
      <w:pPr>
        <w:pStyle w:val="PargrafodaLista"/>
        <w:numPr>
          <w:ilvl w:val="1"/>
          <w:numId w:val="28"/>
        </w:numPr>
        <w:ind w:left="785"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sistema deve permitir salvar</w:t>
      </w:r>
      <w:r w:rsidR="00251942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 xml:space="preserve">o relatório em formato </w:t>
      </w:r>
      <w:proofErr w:type="spellStart"/>
      <w:r>
        <w:rPr>
          <w:rFonts w:ascii="Arial" w:eastAsia="Arial" w:hAnsi="Arial" w:cs="Arial"/>
        </w:rPr>
        <w:t>pdf</w:t>
      </w:r>
      <w:proofErr w:type="spellEnd"/>
      <w:r w:rsidR="00251942">
        <w:rPr>
          <w:rFonts w:ascii="Arial" w:eastAsia="Arial" w:hAnsi="Arial" w:cs="Arial"/>
        </w:rPr>
        <w:t xml:space="preserve"> em um diretório do computador</w:t>
      </w:r>
      <w:r>
        <w:rPr>
          <w:rFonts w:ascii="Arial" w:eastAsia="Arial" w:hAnsi="Arial" w:cs="Arial"/>
        </w:rPr>
        <w:t>.</w:t>
      </w:r>
    </w:p>
    <w:p w14:paraId="710DCAFF" w14:textId="77777777" w:rsidR="00432CFD" w:rsidRDefault="00432CFD" w:rsidP="00432CFD">
      <w:pPr>
        <w:ind w:right="96"/>
        <w:jc w:val="both"/>
        <w:rPr>
          <w:rFonts w:ascii="Arial" w:eastAsia="Arial" w:hAnsi="Arial" w:cs="Arial"/>
        </w:rPr>
      </w:pPr>
    </w:p>
    <w:p w14:paraId="39319671" w14:textId="77777777" w:rsidR="00432CFD" w:rsidRDefault="00432CFD" w:rsidP="00432CFD">
      <w:pPr>
        <w:ind w:right="96"/>
        <w:jc w:val="both"/>
        <w:rPr>
          <w:rFonts w:ascii="Arial" w:eastAsia="Arial" w:hAnsi="Arial" w:cs="Arial"/>
        </w:rPr>
      </w:pPr>
    </w:p>
    <w:p w14:paraId="3E6545FE" w14:textId="77777777" w:rsidR="00432CFD" w:rsidRDefault="00432CFD" w:rsidP="00432CFD">
      <w:pPr>
        <w:ind w:right="96"/>
        <w:jc w:val="both"/>
        <w:rPr>
          <w:rFonts w:ascii="Arial" w:eastAsia="Arial" w:hAnsi="Arial" w:cs="Arial"/>
        </w:rPr>
      </w:pPr>
    </w:p>
    <w:p w14:paraId="4E3AEC0D" w14:textId="77777777" w:rsidR="00432CFD" w:rsidRDefault="00432CFD" w:rsidP="00432CFD">
      <w:pPr>
        <w:ind w:right="96"/>
        <w:jc w:val="both"/>
        <w:rPr>
          <w:rFonts w:ascii="Arial" w:eastAsia="Arial" w:hAnsi="Arial" w:cs="Arial"/>
        </w:rPr>
      </w:pPr>
    </w:p>
    <w:p w14:paraId="457E9334" w14:textId="77777777" w:rsidR="00432CFD" w:rsidRDefault="00432CFD" w:rsidP="00432CFD">
      <w:pPr>
        <w:ind w:right="96"/>
        <w:jc w:val="both"/>
        <w:rPr>
          <w:rFonts w:ascii="Arial" w:eastAsia="Arial" w:hAnsi="Arial" w:cs="Arial"/>
        </w:rPr>
      </w:pPr>
    </w:p>
    <w:p w14:paraId="23E1FB9F" w14:textId="77777777" w:rsidR="00432CFD" w:rsidRDefault="00432CFD" w:rsidP="00432CFD">
      <w:pPr>
        <w:ind w:right="96"/>
        <w:jc w:val="both"/>
        <w:rPr>
          <w:rFonts w:ascii="Arial" w:eastAsia="Arial" w:hAnsi="Arial" w:cs="Arial"/>
        </w:rPr>
      </w:pPr>
    </w:p>
    <w:p w14:paraId="2F7ED269" w14:textId="77777777" w:rsidR="00432CFD" w:rsidRDefault="00432CFD" w:rsidP="00432CFD">
      <w:pPr>
        <w:ind w:right="96"/>
        <w:jc w:val="both"/>
        <w:rPr>
          <w:rFonts w:ascii="Arial" w:eastAsia="Arial" w:hAnsi="Arial" w:cs="Arial"/>
        </w:rPr>
      </w:pPr>
    </w:p>
    <w:p w14:paraId="2F5AE335" w14:textId="77777777" w:rsidR="00432CFD" w:rsidRPr="00432CFD" w:rsidRDefault="00432CFD" w:rsidP="00432CFD">
      <w:pPr>
        <w:ind w:right="96"/>
        <w:jc w:val="both"/>
        <w:rPr>
          <w:rFonts w:ascii="Arial" w:eastAsia="Arial" w:hAnsi="Arial" w:cs="Arial"/>
        </w:rPr>
      </w:pPr>
    </w:p>
    <w:p w14:paraId="4CCB32A8" w14:textId="77777777" w:rsidR="00C101F7" w:rsidRPr="00940A78" w:rsidRDefault="006D3093" w:rsidP="00016DA0">
      <w:pPr>
        <w:spacing w:after="240"/>
        <w:ind w:right="96"/>
        <w:jc w:val="both"/>
        <w:rPr>
          <w:rFonts w:ascii="Arial" w:eastAsia="Arial" w:hAnsi="Arial" w:cs="Arial"/>
          <w:b/>
          <w:sz w:val="24"/>
        </w:rPr>
      </w:pPr>
      <w:r w:rsidRPr="00B46FC0">
        <w:rPr>
          <w:rFonts w:ascii="Arial" w:eastAsia="Arial" w:hAnsi="Arial" w:cs="Arial"/>
        </w:rPr>
        <w:t xml:space="preserve"> </w:t>
      </w:r>
      <w:r w:rsidR="00775AB3">
        <w:rPr>
          <w:rFonts w:ascii="Arial" w:eastAsia="Arial" w:hAnsi="Arial" w:cs="Arial"/>
          <w:b/>
          <w:sz w:val="24"/>
        </w:rPr>
        <w:t>R10</w:t>
      </w:r>
      <w:r w:rsidR="00C101F7" w:rsidRPr="00940A78">
        <w:rPr>
          <w:rFonts w:ascii="Arial" w:eastAsia="Arial" w:hAnsi="Arial" w:cs="Arial"/>
          <w:b/>
          <w:sz w:val="24"/>
        </w:rPr>
        <w:t xml:space="preserve"> – Emitir Relatório de Faturament</w:t>
      </w:r>
      <w:r w:rsidR="00C101F7">
        <w:rPr>
          <w:rFonts w:ascii="Arial" w:eastAsia="Arial" w:hAnsi="Arial" w:cs="Arial"/>
          <w:b/>
          <w:sz w:val="24"/>
        </w:rPr>
        <w:t>o</w:t>
      </w:r>
    </w:p>
    <w:p w14:paraId="2A633F09" w14:textId="77777777" w:rsidR="00C101F7" w:rsidRPr="00940A78" w:rsidRDefault="00C101F7" w:rsidP="00C101F7">
      <w:pPr>
        <w:pStyle w:val="PargrafodaLista"/>
        <w:numPr>
          <w:ilvl w:val="0"/>
          <w:numId w:val="28"/>
        </w:numPr>
        <w:ind w:right="96"/>
        <w:jc w:val="both"/>
        <w:rPr>
          <w:rFonts w:ascii="Arial" w:eastAsia="Arial" w:hAnsi="Arial" w:cs="Arial"/>
          <w:vanish/>
        </w:rPr>
      </w:pPr>
    </w:p>
    <w:p w14:paraId="3C75F43E" w14:textId="77777777" w:rsidR="00C101F7" w:rsidRPr="00940A78" w:rsidRDefault="00C101F7" w:rsidP="00C101F7">
      <w:pPr>
        <w:pStyle w:val="PargrafodaLista"/>
        <w:numPr>
          <w:ilvl w:val="1"/>
          <w:numId w:val="28"/>
        </w:numPr>
        <w:ind w:left="785" w:right="96"/>
        <w:jc w:val="both"/>
        <w:rPr>
          <w:rFonts w:ascii="Arial" w:eastAsia="Arial" w:hAnsi="Arial" w:cs="Arial"/>
        </w:rPr>
      </w:pPr>
      <w:r w:rsidRPr="00940A78">
        <w:rPr>
          <w:rFonts w:ascii="Arial" w:eastAsia="Arial" w:hAnsi="Arial" w:cs="Arial"/>
        </w:rPr>
        <w:t>O sistema deve permitir a geração e impressão d</w:t>
      </w:r>
      <w:r w:rsidR="008218B9">
        <w:rPr>
          <w:rFonts w:ascii="Arial" w:eastAsia="Arial" w:hAnsi="Arial" w:cs="Arial"/>
        </w:rPr>
        <w:t>e</w:t>
      </w:r>
      <w:r w:rsidRPr="00940A78">
        <w:rPr>
          <w:rFonts w:ascii="Arial" w:eastAsia="Arial" w:hAnsi="Arial" w:cs="Arial"/>
        </w:rPr>
        <w:t xml:space="preserve"> </w:t>
      </w:r>
      <w:r w:rsidR="008218B9" w:rsidRPr="00940A78">
        <w:rPr>
          <w:rFonts w:ascii="Arial" w:eastAsia="Arial" w:hAnsi="Arial" w:cs="Arial"/>
        </w:rPr>
        <w:t>relatóri</w:t>
      </w:r>
      <w:r w:rsidR="008218B9">
        <w:rPr>
          <w:rFonts w:ascii="Arial" w:eastAsia="Arial" w:hAnsi="Arial" w:cs="Arial"/>
        </w:rPr>
        <w:t>os relacionados</w:t>
      </w:r>
      <w:r w:rsidRPr="00940A78">
        <w:rPr>
          <w:rFonts w:ascii="Arial" w:eastAsia="Arial" w:hAnsi="Arial" w:cs="Arial"/>
        </w:rPr>
        <w:t xml:space="preserve"> </w:t>
      </w:r>
      <w:r w:rsidR="008218B9">
        <w:rPr>
          <w:rFonts w:ascii="Arial" w:eastAsia="Arial" w:hAnsi="Arial" w:cs="Arial"/>
        </w:rPr>
        <w:t>ao</w:t>
      </w:r>
      <w:r w:rsidRPr="00940A78">
        <w:rPr>
          <w:rFonts w:ascii="Arial" w:eastAsia="Arial" w:hAnsi="Arial" w:cs="Arial"/>
        </w:rPr>
        <w:t xml:space="preserve"> faturamento</w:t>
      </w:r>
      <w:r>
        <w:rPr>
          <w:rFonts w:ascii="Arial" w:eastAsia="Arial" w:hAnsi="Arial" w:cs="Arial"/>
        </w:rPr>
        <w:t xml:space="preserve"> dos serviços prestados</w:t>
      </w:r>
      <w:r w:rsidR="00C36394">
        <w:rPr>
          <w:rFonts w:ascii="Arial" w:eastAsia="Arial" w:hAnsi="Arial" w:cs="Arial"/>
        </w:rPr>
        <w:t xml:space="preserve"> pelo estabelecimento</w:t>
      </w:r>
      <w:r w:rsidRPr="00940A78">
        <w:rPr>
          <w:rFonts w:ascii="Arial" w:eastAsia="Arial" w:hAnsi="Arial" w:cs="Arial"/>
        </w:rPr>
        <w:t>.</w:t>
      </w:r>
    </w:p>
    <w:p w14:paraId="1427BC4D" w14:textId="77777777" w:rsidR="00C101F7" w:rsidRDefault="00C101F7" w:rsidP="00C101F7">
      <w:pPr>
        <w:pStyle w:val="PargrafodaLista"/>
        <w:numPr>
          <w:ilvl w:val="1"/>
          <w:numId w:val="28"/>
        </w:numPr>
        <w:ind w:left="785" w:right="96"/>
        <w:jc w:val="both"/>
        <w:rPr>
          <w:rFonts w:ascii="Arial" w:eastAsia="Arial" w:hAnsi="Arial" w:cs="Arial"/>
        </w:rPr>
      </w:pPr>
      <w:r w:rsidRPr="00940A78">
        <w:rPr>
          <w:rFonts w:ascii="Arial" w:eastAsia="Arial" w:hAnsi="Arial" w:cs="Arial"/>
        </w:rPr>
        <w:t>O relatório de faturamento deve ser gerado</w:t>
      </w:r>
      <w:r w:rsidR="00AE78DB">
        <w:rPr>
          <w:rFonts w:ascii="Arial" w:eastAsia="Arial" w:hAnsi="Arial" w:cs="Arial"/>
        </w:rPr>
        <w:t xml:space="preserve"> </w:t>
      </w:r>
      <w:r w:rsidRPr="00940A78">
        <w:rPr>
          <w:rFonts w:ascii="Arial" w:eastAsia="Arial" w:hAnsi="Arial" w:cs="Arial"/>
        </w:rPr>
        <w:t xml:space="preserve">por </w:t>
      </w:r>
      <w:r w:rsidR="003B3267">
        <w:rPr>
          <w:rFonts w:ascii="Arial" w:eastAsia="Arial" w:hAnsi="Arial" w:cs="Arial"/>
        </w:rPr>
        <w:t xml:space="preserve">qualquer período escolhido pelo </w:t>
      </w:r>
      <w:r w:rsidR="00A0284B">
        <w:rPr>
          <w:rFonts w:ascii="Arial" w:eastAsia="Arial" w:hAnsi="Arial" w:cs="Arial"/>
        </w:rPr>
        <w:t>administrador</w:t>
      </w:r>
      <w:r w:rsidR="003B3267">
        <w:rPr>
          <w:rFonts w:ascii="Arial" w:eastAsia="Arial" w:hAnsi="Arial" w:cs="Arial"/>
        </w:rPr>
        <w:t>.</w:t>
      </w:r>
    </w:p>
    <w:p w14:paraId="536F9E47" w14:textId="77777777" w:rsidR="00C101F7" w:rsidRDefault="00C101F7" w:rsidP="00C101F7">
      <w:pPr>
        <w:pStyle w:val="PargrafodaLista"/>
        <w:numPr>
          <w:ilvl w:val="1"/>
          <w:numId w:val="28"/>
        </w:numPr>
        <w:ind w:left="785"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relatório pode ser solicitado somente pelo administrador.</w:t>
      </w:r>
    </w:p>
    <w:p w14:paraId="7C17EE7E" w14:textId="77777777" w:rsidR="00B459C9" w:rsidRPr="003A4B25" w:rsidRDefault="00C101F7" w:rsidP="00B46FC0">
      <w:pPr>
        <w:pStyle w:val="PargrafodaLista"/>
        <w:numPr>
          <w:ilvl w:val="1"/>
          <w:numId w:val="28"/>
        </w:numPr>
        <w:ind w:left="785" w:right="96"/>
        <w:jc w:val="both"/>
        <w:rPr>
          <w:rFonts w:ascii="Arial" w:eastAsia="Arial" w:hAnsi="Arial" w:cs="Arial"/>
        </w:rPr>
      </w:pPr>
      <w:r w:rsidRPr="003A4B25">
        <w:rPr>
          <w:rFonts w:ascii="Arial" w:eastAsia="Arial" w:hAnsi="Arial" w:cs="Arial"/>
        </w:rPr>
        <w:t>No relatório constará</w:t>
      </w:r>
      <w:r w:rsidR="00B459C9" w:rsidRPr="003A4B25">
        <w:rPr>
          <w:rFonts w:ascii="Arial" w:eastAsia="Arial" w:hAnsi="Arial" w:cs="Arial"/>
        </w:rPr>
        <w:t xml:space="preserve"> </w:t>
      </w:r>
      <w:r w:rsidRPr="003A4B25">
        <w:rPr>
          <w:rFonts w:ascii="Arial" w:eastAsia="Arial" w:hAnsi="Arial" w:cs="Arial"/>
        </w:rPr>
        <w:t xml:space="preserve">a data e hora em que o relatório foi gerado. </w:t>
      </w:r>
      <w:r w:rsidR="00B459C9" w:rsidRPr="003A4B25">
        <w:rPr>
          <w:rFonts w:ascii="Arial" w:eastAsia="Arial" w:hAnsi="Arial" w:cs="Arial"/>
        </w:rPr>
        <w:t>Os dados gerados sensíveis ao período escolhido serão: total arrecadado, média de faturamento por serviço, cliente e plano. Todos esses dados (</w:t>
      </w:r>
      <w:r w:rsidR="00691706" w:rsidRPr="003A4B25">
        <w:rPr>
          <w:rFonts w:ascii="Arial" w:eastAsia="Arial" w:hAnsi="Arial" w:cs="Arial"/>
        </w:rPr>
        <w:t xml:space="preserve">obtidos em </w:t>
      </w:r>
      <w:r w:rsidR="008D42F6" w:rsidRPr="003A4B25">
        <w:rPr>
          <w:rFonts w:ascii="Arial" w:eastAsia="Arial" w:hAnsi="Arial" w:cs="Arial"/>
        </w:rPr>
        <w:t>RF08</w:t>
      </w:r>
      <w:r w:rsidR="00B459C9" w:rsidRPr="003A4B25">
        <w:rPr>
          <w:rFonts w:ascii="Arial" w:eastAsia="Arial" w:hAnsi="Arial" w:cs="Arial"/>
        </w:rPr>
        <w:t>) deverão s</w:t>
      </w:r>
      <w:r w:rsidR="003A4B25">
        <w:rPr>
          <w:rFonts w:ascii="Arial" w:eastAsia="Arial" w:hAnsi="Arial" w:cs="Arial"/>
        </w:rPr>
        <w:t xml:space="preserve">er seguidos pela porcentagem </w:t>
      </w:r>
      <w:r w:rsidR="003A4B25" w:rsidRPr="003A4B25">
        <w:rPr>
          <w:rFonts w:ascii="Arial" w:eastAsia="Arial" w:hAnsi="Arial" w:cs="Arial"/>
        </w:rPr>
        <w:t>em relação ao período anterior escolhido pelo usuário.</w:t>
      </w:r>
      <w:r w:rsidR="005B450B" w:rsidRPr="005B450B">
        <w:rPr>
          <w:rFonts w:ascii="Arial" w:eastAsia="Arial" w:hAnsi="Arial" w:cs="Arial"/>
        </w:rPr>
        <w:t xml:space="preserve"> </w:t>
      </w:r>
      <w:r w:rsidR="00FF0BDA">
        <w:rPr>
          <w:rFonts w:ascii="Arial" w:eastAsia="Arial" w:hAnsi="Arial" w:cs="Arial"/>
        </w:rPr>
        <w:t>Os relatórios gerados deverão ficar salvos na base dados, podendo ser consultados a qualquer momento.</w:t>
      </w:r>
    </w:p>
    <w:p w14:paraId="3D255CC6" w14:textId="77777777" w:rsidR="00C101F7" w:rsidRPr="00B46FC0" w:rsidRDefault="00B459C9" w:rsidP="00B46FC0">
      <w:pPr>
        <w:pStyle w:val="PargrafodaLista"/>
        <w:numPr>
          <w:ilvl w:val="1"/>
          <w:numId w:val="28"/>
        </w:numPr>
        <w:ind w:left="785" w:right="96"/>
        <w:jc w:val="both"/>
        <w:rPr>
          <w:rFonts w:ascii="Arial" w:eastAsia="Arial" w:hAnsi="Arial" w:cs="Arial"/>
        </w:rPr>
      </w:pPr>
      <w:r w:rsidRPr="003A4B25">
        <w:rPr>
          <w:rFonts w:ascii="Arial" w:eastAsia="Arial" w:hAnsi="Arial" w:cs="Arial"/>
        </w:rPr>
        <w:t xml:space="preserve">O sistema deve permitir salvar o relatório em formato </w:t>
      </w:r>
      <w:proofErr w:type="spellStart"/>
      <w:r w:rsidRPr="003A4B25">
        <w:rPr>
          <w:rFonts w:ascii="Arial" w:eastAsia="Arial" w:hAnsi="Arial" w:cs="Arial"/>
        </w:rPr>
        <w:t>pdf</w:t>
      </w:r>
      <w:proofErr w:type="spellEnd"/>
      <w:r w:rsidRPr="003A4B25">
        <w:rPr>
          <w:rFonts w:ascii="Arial" w:eastAsia="Arial" w:hAnsi="Arial" w:cs="Arial"/>
        </w:rPr>
        <w:t xml:space="preserve"> em um diretório do computador.</w:t>
      </w:r>
    </w:p>
    <w:p w14:paraId="5D64DB4A" w14:textId="77777777" w:rsidR="00C101F7" w:rsidRDefault="00C101F7" w:rsidP="00C101F7">
      <w:pPr>
        <w:rPr>
          <w:rFonts w:eastAsia="Arial"/>
        </w:rPr>
      </w:pPr>
    </w:p>
    <w:p w14:paraId="013D8B0A" w14:textId="77777777" w:rsidR="00C101F7" w:rsidRDefault="00C101F7" w:rsidP="00C101F7">
      <w:pPr>
        <w:spacing w:after="240"/>
        <w:ind w:right="96"/>
        <w:jc w:val="both"/>
        <w:rPr>
          <w:rFonts w:ascii="Arial" w:eastAsia="Arial" w:hAnsi="Arial" w:cs="Arial"/>
          <w:b/>
          <w:sz w:val="24"/>
        </w:rPr>
      </w:pPr>
      <w:r w:rsidRPr="00B202BE">
        <w:rPr>
          <w:rFonts w:ascii="Arial" w:eastAsia="Arial" w:hAnsi="Arial" w:cs="Arial"/>
          <w:b/>
          <w:sz w:val="24"/>
        </w:rPr>
        <w:t>RF</w:t>
      </w:r>
      <w:r w:rsidR="00775AB3">
        <w:rPr>
          <w:rFonts w:ascii="Arial" w:eastAsia="Arial" w:hAnsi="Arial" w:cs="Arial"/>
          <w:b/>
          <w:sz w:val="24"/>
        </w:rPr>
        <w:t>11</w:t>
      </w:r>
      <w:r w:rsidRPr="00B202BE">
        <w:rPr>
          <w:rFonts w:ascii="Arial" w:eastAsia="Arial" w:hAnsi="Arial" w:cs="Arial"/>
          <w:b/>
          <w:sz w:val="24"/>
        </w:rPr>
        <w:t xml:space="preserve"> – Emitir Relatório de </w:t>
      </w:r>
      <w:r>
        <w:rPr>
          <w:rFonts w:ascii="Arial" w:eastAsia="Arial" w:hAnsi="Arial" w:cs="Arial"/>
          <w:b/>
          <w:sz w:val="24"/>
        </w:rPr>
        <w:t>Planos de Agendamento</w:t>
      </w:r>
    </w:p>
    <w:p w14:paraId="310BBA5A" w14:textId="77777777" w:rsidR="00C101F7" w:rsidRPr="00E025FC" w:rsidRDefault="00C101F7" w:rsidP="00C101F7">
      <w:pPr>
        <w:pStyle w:val="PargrafodaLista"/>
        <w:numPr>
          <w:ilvl w:val="0"/>
          <w:numId w:val="28"/>
        </w:numPr>
        <w:ind w:right="96"/>
        <w:jc w:val="both"/>
        <w:rPr>
          <w:rFonts w:ascii="Arial" w:eastAsia="Arial" w:hAnsi="Arial" w:cs="Arial"/>
          <w:vanish/>
        </w:rPr>
      </w:pPr>
    </w:p>
    <w:p w14:paraId="29F8DF9F" w14:textId="77777777" w:rsidR="00C101F7" w:rsidRDefault="00C101F7" w:rsidP="00C101F7">
      <w:pPr>
        <w:pStyle w:val="PargrafodaLista"/>
        <w:numPr>
          <w:ilvl w:val="1"/>
          <w:numId w:val="28"/>
        </w:numPr>
        <w:ind w:left="785"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sistema deve permitir a geração e </w:t>
      </w:r>
      <w:r w:rsidR="003A4B25">
        <w:rPr>
          <w:rFonts w:ascii="Arial" w:eastAsia="Arial" w:hAnsi="Arial" w:cs="Arial"/>
        </w:rPr>
        <w:t>impressão de relatórios relacionados aos planos de agendamento</w:t>
      </w:r>
      <w:r>
        <w:rPr>
          <w:rFonts w:ascii="Arial" w:eastAsia="Arial" w:hAnsi="Arial" w:cs="Arial"/>
        </w:rPr>
        <w:t>.</w:t>
      </w:r>
    </w:p>
    <w:p w14:paraId="4BA79C55" w14:textId="77777777" w:rsidR="00C101F7" w:rsidRDefault="00C101F7" w:rsidP="00C101F7">
      <w:pPr>
        <w:pStyle w:val="PargrafodaLista"/>
        <w:numPr>
          <w:ilvl w:val="1"/>
          <w:numId w:val="28"/>
        </w:numPr>
        <w:ind w:left="785"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relatório de planos deve </w:t>
      </w:r>
      <w:r w:rsidR="003A4B25">
        <w:rPr>
          <w:rFonts w:ascii="Arial" w:eastAsia="Arial" w:hAnsi="Arial" w:cs="Arial"/>
        </w:rPr>
        <w:t xml:space="preserve">ser gerado </w:t>
      </w:r>
      <w:r>
        <w:rPr>
          <w:rFonts w:ascii="Arial" w:eastAsia="Arial" w:hAnsi="Arial" w:cs="Arial"/>
        </w:rPr>
        <w:t>por</w:t>
      </w:r>
      <w:r w:rsidR="00DF33F7">
        <w:rPr>
          <w:rFonts w:ascii="Arial" w:eastAsia="Arial" w:hAnsi="Arial" w:cs="Arial"/>
        </w:rPr>
        <w:t xml:space="preserve"> qualquer</w:t>
      </w:r>
      <w:r>
        <w:rPr>
          <w:rFonts w:ascii="Arial" w:eastAsia="Arial" w:hAnsi="Arial" w:cs="Arial"/>
        </w:rPr>
        <w:t xml:space="preserve"> período </w:t>
      </w:r>
      <w:r w:rsidR="00A0284B">
        <w:rPr>
          <w:rFonts w:ascii="Arial" w:eastAsia="Arial" w:hAnsi="Arial" w:cs="Arial"/>
        </w:rPr>
        <w:t>escolhido pelo administrador</w:t>
      </w:r>
      <w:r w:rsidR="00DF33F7">
        <w:rPr>
          <w:rFonts w:ascii="Arial" w:eastAsia="Arial" w:hAnsi="Arial" w:cs="Arial"/>
        </w:rPr>
        <w:t>.</w:t>
      </w:r>
    </w:p>
    <w:p w14:paraId="78254899" w14:textId="77777777" w:rsidR="00C101F7" w:rsidRDefault="00C101F7" w:rsidP="00C101F7">
      <w:pPr>
        <w:pStyle w:val="PargrafodaLista"/>
        <w:numPr>
          <w:ilvl w:val="1"/>
          <w:numId w:val="28"/>
        </w:numPr>
        <w:ind w:left="785"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relatório pode ser solicitado somente pelo administrador.</w:t>
      </w:r>
    </w:p>
    <w:p w14:paraId="495F0453" w14:textId="77777777" w:rsidR="00C101F7" w:rsidRDefault="00C101F7" w:rsidP="00C101F7">
      <w:pPr>
        <w:pStyle w:val="PargrafodaLista"/>
        <w:numPr>
          <w:ilvl w:val="1"/>
          <w:numId w:val="28"/>
        </w:numPr>
        <w:ind w:left="785"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No relatório constará a data e hora em que foi gerado. </w:t>
      </w:r>
      <w:r w:rsidR="00691706" w:rsidRPr="00CD5C94">
        <w:rPr>
          <w:rFonts w:ascii="Arial" w:eastAsia="Arial" w:hAnsi="Arial" w:cs="Arial"/>
        </w:rPr>
        <w:t>Os dados gerados sensíveis ao período escolhido serão</w:t>
      </w:r>
      <w:r>
        <w:rPr>
          <w:rFonts w:ascii="Arial" w:eastAsia="Arial" w:hAnsi="Arial" w:cs="Arial"/>
        </w:rPr>
        <w:t xml:space="preserve">: </w:t>
      </w:r>
      <w:r w:rsidR="00691706">
        <w:rPr>
          <w:rFonts w:ascii="Arial" w:eastAsia="Arial" w:hAnsi="Arial" w:cs="Arial"/>
        </w:rPr>
        <w:t>quantidade de planos totais e por serviço</w:t>
      </w:r>
      <w:r w:rsidR="00016DA0">
        <w:rPr>
          <w:rFonts w:ascii="Arial" w:eastAsia="Arial" w:hAnsi="Arial" w:cs="Arial"/>
        </w:rPr>
        <w:t xml:space="preserve"> e</w:t>
      </w:r>
      <w:r w:rsidR="00691706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 xml:space="preserve">frequência </w:t>
      </w:r>
      <w:r w:rsidR="00691706">
        <w:rPr>
          <w:rFonts w:ascii="Arial" w:eastAsia="Arial" w:hAnsi="Arial" w:cs="Arial"/>
        </w:rPr>
        <w:t>média de atendimento dos planos</w:t>
      </w:r>
      <w:r>
        <w:rPr>
          <w:rFonts w:ascii="Arial" w:eastAsia="Arial" w:hAnsi="Arial" w:cs="Arial"/>
        </w:rPr>
        <w:t>.</w:t>
      </w:r>
      <w:r w:rsidR="00691706" w:rsidRPr="00691706">
        <w:rPr>
          <w:rFonts w:ascii="Arial" w:eastAsia="Arial" w:hAnsi="Arial" w:cs="Arial"/>
        </w:rPr>
        <w:t xml:space="preserve"> </w:t>
      </w:r>
      <w:r w:rsidR="00691706" w:rsidRPr="00B459C9">
        <w:rPr>
          <w:rFonts w:ascii="Arial" w:eastAsia="Arial" w:hAnsi="Arial" w:cs="Arial"/>
        </w:rPr>
        <w:t>Todos esses dados (</w:t>
      </w:r>
      <w:r w:rsidR="00691706">
        <w:rPr>
          <w:rFonts w:ascii="Arial" w:eastAsia="Arial" w:hAnsi="Arial" w:cs="Arial"/>
        </w:rPr>
        <w:t>obtidos em</w:t>
      </w:r>
      <w:r w:rsidR="00691706" w:rsidRPr="00B459C9">
        <w:rPr>
          <w:rFonts w:ascii="Arial" w:eastAsia="Arial" w:hAnsi="Arial" w:cs="Arial"/>
        </w:rPr>
        <w:t xml:space="preserve"> RF0</w:t>
      </w:r>
      <w:r w:rsidR="00691706">
        <w:rPr>
          <w:rFonts w:ascii="Arial" w:eastAsia="Arial" w:hAnsi="Arial" w:cs="Arial"/>
        </w:rPr>
        <w:t>6</w:t>
      </w:r>
      <w:r w:rsidR="00691706" w:rsidRPr="00B459C9">
        <w:rPr>
          <w:rFonts w:ascii="Arial" w:eastAsia="Arial" w:hAnsi="Arial" w:cs="Arial"/>
        </w:rPr>
        <w:t xml:space="preserve">) </w:t>
      </w:r>
      <w:r w:rsidR="00DF33F7" w:rsidRPr="003A4B25">
        <w:rPr>
          <w:rFonts w:ascii="Arial" w:eastAsia="Arial" w:hAnsi="Arial" w:cs="Arial"/>
        </w:rPr>
        <w:t>deverão s</w:t>
      </w:r>
      <w:r w:rsidR="00DF33F7">
        <w:rPr>
          <w:rFonts w:ascii="Arial" w:eastAsia="Arial" w:hAnsi="Arial" w:cs="Arial"/>
        </w:rPr>
        <w:t xml:space="preserve">er seguidos pela porcentagem </w:t>
      </w:r>
      <w:r w:rsidR="00DF33F7" w:rsidRPr="003A4B25">
        <w:rPr>
          <w:rFonts w:ascii="Arial" w:eastAsia="Arial" w:hAnsi="Arial" w:cs="Arial"/>
        </w:rPr>
        <w:t>em relação ao período anterior escolhido pelo usuário.</w:t>
      </w:r>
      <w:r w:rsidR="00FF0BDA" w:rsidRPr="00FF0BDA">
        <w:rPr>
          <w:rFonts w:ascii="Arial" w:eastAsia="Arial" w:hAnsi="Arial" w:cs="Arial"/>
        </w:rPr>
        <w:t xml:space="preserve"> </w:t>
      </w:r>
      <w:r w:rsidR="00FF0BDA">
        <w:rPr>
          <w:rFonts w:ascii="Arial" w:eastAsia="Arial" w:hAnsi="Arial" w:cs="Arial"/>
        </w:rPr>
        <w:t>Os relatórios gerados deverão ficar salvos na base dados, podendo ser consultados a qualquer momento.</w:t>
      </w:r>
    </w:p>
    <w:p w14:paraId="5D35CFF9" w14:textId="77777777" w:rsidR="00C101F7" w:rsidRDefault="00C101F7" w:rsidP="00C101F7">
      <w:pPr>
        <w:pStyle w:val="PargrafodaLista"/>
        <w:numPr>
          <w:ilvl w:val="1"/>
          <w:numId w:val="28"/>
        </w:numPr>
        <w:ind w:left="785"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</w:t>
      </w:r>
      <w:r w:rsidR="00691706">
        <w:rPr>
          <w:rFonts w:ascii="Arial" w:eastAsia="Arial" w:hAnsi="Arial" w:cs="Arial"/>
        </w:rPr>
        <w:t xml:space="preserve">sistema deve permitir salvar o relatório em formato </w:t>
      </w:r>
      <w:proofErr w:type="spellStart"/>
      <w:r w:rsidR="00691706">
        <w:rPr>
          <w:rFonts w:ascii="Arial" w:eastAsia="Arial" w:hAnsi="Arial" w:cs="Arial"/>
        </w:rPr>
        <w:t>pdf</w:t>
      </w:r>
      <w:proofErr w:type="spellEnd"/>
      <w:r w:rsidR="00691706">
        <w:rPr>
          <w:rFonts w:ascii="Arial" w:eastAsia="Arial" w:hAnsi="Arial" w:cs="Arial"/>
        </w:rPr>
        <w:t xml:space="preserve"> em um diretório do computador.</w:t>
      </w:r>
    </w:p>
    <w:p w14:paraId="74786BE7" w14:textId="77777777" w:rsidR="00C101F7" w:rsidRDefault="00C101F7" w:rsidP="00C101F7">
      <w:pPr>
        <w:rPr>
          <w:rFonts w:eastAsia="Arial"/>
        </w:rPr>
      </w:pPr>
    </w:p>
    <w:p w14:paraId="4AD08510" w14:textId="77777777" w:rsidR="00C101F7" w:rsidRDefault="00C101F7" w:rsidP="00C101F7">
      <w:pPr>
        <w:spacing w:after="240"/>
        <w:ind w:right="96"/>
        <w:jc w:val="both"/>
        <w:rPr>
          <w:rFonts w:ascii="Arial" w:eastAsia="Arial" w:hAnsi="Arial" w:cs="Arial"/>
          <w:b/>
          <w:sz w:val="24"/>
        </w:rPr>
      </w:pPr>
      <w:r w:rsidRPr="00B202BE">
        <w:rPr>
          <w:rFonts w:ascii="Arial" w:eastAsia="Arial" w:hAnsi="Arial" w:cs="Arial"/>
          <w:b/>
          <w:sz w:val="24"/>
        </w:rPr>
        <w:t>RF</w:t>
      </w:r>
      <w:r w:rsidR="00775AB3">
        <w:rPr>
          <w:rFonts w:ascii="Arial" w:eastAsia="Arial" w:hAnsi="Arial" w:cs="Arial"/>
          <w:b/>
          <w:sz w:val="24"/>
        </w:rPr>
        <w:t>12</w:t>
      </w:r>
      <w:r w:rsidRPr="00B202BE">
        <w:rPr>
          <w:rFonts w:ascii="Arial" w:eastAsia="Arial" w:hAnsi="Arial" w:cs="Arial"/>
          <w:b/>
          <w:sz w:val="24"/>
        </w:rPr>
        <w:t xml:space="preserve"> – Emitir Relatório de </w:t>
      </w:r>
      <w:r>
        <w:rPr>
          <w:rFonts w:ascii="Arial" w:eastAsia="Arial" w:hAnsi="Arial" w:cs="Arial"/>
          <w:b/>
          <w:sz w:val="24"/>
        </w:rPr>
        <w:t>Clientes e Animais Cadastrados</w:t>
      </w:r>
    </w:p>
    <w:p w14:paraId="3C8D924D" w14:textId="77777777" w:rsidR="006F77DF" w:rsidRPr="006F77DF" w:rsidRDefault="006F77DF" w:rsidP="006F77DF">
      <w:pPr>
        <w:pStyle w:val="PargrafodaLista"/>
        <w:numPr>
          <w:ilvl w:val="0"/>
          <w:numId w:val="30"/>
        </w:numPr>
        <w:ind w:right="96"/>
        <w:jc w:val="both"/>
        <w:rPr>
          <w:rFonts w:ascii="Arial" w:eastAsia="Arial" w:hAnsi="Arial" w:cs="Arial"/>
          <w:vanish/>
        </w:rPr>
      </w:pPr>
    </w:p>
    <w:p w14:paraId="1E32657F" w14:textId="77777777" w:rsidR="006F77DF" w:rsidRPr="006F77DF" w:rsidRDefault="006F77DF" w:rsidP="006F77DF">
      <w:pPr>
        <w:pStyle w:val="PargrafodaLista"/>
        <w:numPr>
          <w:ilvl w:val="0"/>
          <w:numId w:val="30"/>
        </w:numPr>
        <w:ind w:right="96"/>
        <w:jc w:val="both"/>
        <w:rPr>
          <w:rFonts w:ascii="Arial" w:eastAsia="Arial" w:hAnsi="Arial" w:cs="Arial"/>
          <w:vanish/>
        </w:rPr>
      </w:pPr>
    </w:p>
    <w:p w14:paraId="0E6C8498" w14:textId="77777777" w:rsidR="006F77DF" w:rsidRPr="006F77DF" w:rsidRDefault="006F77DF" w:rsidP="006F77DF">
      <w:pPr>
        <w:pStyle w:val="PargrafodaLista"/>
        <w:numPr>
          <w:ilvl w:val="0"/>
          <w:numId w:val="30"/>
        </w:numPr>
        <w:ind w:right="96"/>
        <w:jc w:val="both"/>
        <w:rPr>
          <w:rFonts w:ascii="Arial" w:eastAsia="Arial" w:hAnsi="Arial" w:cs="Arial"/>
          <w:vanish/>
        </w:rPr>
      </w:pPr>
    </w:p>
    <w:p w14:paraId="74276B52" w14:textId="77777777" w:rsidR="006F77DF" w:rsidRPr="006F77DF" w:rsidRDefault="006F77DF" w:rsidP="006F77DF">
      <w:pPr>
        <w:pStyle w:val="PargrafodaLista"/>
        <w:numPr>
          <w:ilvl w:val="0"/>
          <w:numId w:val="30"/>
        </w:numPr>
        <w:ind w:right="96"/>
        <w:jc w:val="both"/>
        <w:rPr>
          <w:rFonts w:ascii="Arial" w:eastAsia="Arial" w:hAnsi="Arial" w:cs="Arial"/>
          <w:vanish/>
        </w:rPr>
      </w:pPr>
    </w:p>
    <w:p w14:paraId="274D1A28" w14:textId="77777777" w:rsidR="006F77DF" w:rsidRPr="006F77DF" w:rsidRDefault="006F77DF" w:rsidP="006F77DF">
      <w:pPr>
        <w:pStyle w:val="PargrafodaLista"/>
        <w:numPr>
          <w:ilvl w:val="0"/>
          <w:numId w:val="30"/>
        </w:numPr>
        <w:ind w:right="96"/>
        <w:jc w:val="both"/>
        <w:rPr>
          <w:rFonts w:ascii="Arial" w:eastAsia="Arial" w:hAnsi="Arial" w:cs="Arial"/>
          <w:vanish/>
        </w:rPr>
      </w:pPr>
    </w:p>
    <w:p w14:paraId="53F143A0" w14:textId="77777777" w:rsidR="006F77DF" w:rsidRPr="006F77DF" w:rsidRDefault="006F77DF" w:rsidP="006F77DF">
      <w:pPr>
        <w:pStyle w:val="PargrafodaLista"/>
        <w:numPr>
          <w:ilvl w:val="0"/>
          <w:numId w:val="30"/>
        </w:numPr>
        <w:ind w:right="96"/>
        <w:jc w:val="both"/>
        <w:rPr>
          <w:rFonts w:ascii="Arial" w:eastAsia="Arial" w:hAnsi="Arial" w:cs="Arial"/>
          <w:vanish/>
        </w:rPr>
      </w:pPr>
    </w:p>
    <w:p w14:paraId="69BC3BD2" w14:textId="77777777" w:rsidR="006F77DF" w:rsidRPr="006F77DF" w:rsidRDefault="006F77DF" w:rsidP="006F77DF">
      <w:pPr>
        <w:pStyle w:val="PargrafodaLista"/>
        <w:numPr>
          <w:ilvl w:val="0"/>
          <w:numId w:val="30"/>
        </w:numPr>
        <w:ind w:right="96"/>
        <w:jc w:val="both"/>
        <w:rPr>
          <w:rFonts w:ascii="Arial" w:eastAsia="Arial" w:hAnsi="Arial" w:cs="Arial"/>
          <w:vanish/>
        </w:rPr>
      </w:pPr>
    </w:p>
    <w:p w14:paraId="754FDA4D" w14:textId="77777777" w:rsidR="006F77DF" w:rsidRPr="006F77DF" w:rsidRDefault="006F77DF" w:rsidP="006F77DF">
      <w:pPr>
        <w:pStyle w:val="PargrafodaLista"/>
        <w:numPr>
          <w:ilvl w:val="0"/>
          <w:numId w:val="30"/>
        </w:numPr>
        <w:ind w:right="96"/>
        <w:jc w:val="both"/>
        <w:rPr>
          <w:rFonts w:ascii="Arial" w:eastAsia="Arial" w:hAnsi="Arial" w:cs="Arial"/>
          <w:vanish/>
        </w:rPr>
      </w:pPr>
    </w:p>
    <w:p w14:paraId="1376B536" w14:textId="77777777" w:rsidR="006F77DF" w:rsidRPr="006F77DF" w:rsidRDefault="006F77DF" w:rsidP="006F77DF">
      <w:pPr>
        <w:pStyle w:val="PargrafodaLista"/>
        <w:numPr>
          <w:ilvl w:val="0"/>
          <w:numId w:val="30"/>
        </w:numPr>
        <w:ind w:right="96"/>
        <w:jc w:val="both"/>
        <w:rPr>
          <w:rFonts w:ascii="Arial" w:eastAsia="Arial" w:hAnsi="Arial" w:cs="Arial"/>
          <w:vanish/>
        </w:rPr>
      </w:pPr>
    </w:p>
    <w:p w14:paraId="4C128832" w14:textId="77777777" w:rsidR="006F77DF" w:rsidRPr="006F77DF" w:rsidRDefault="006F77DF" w:rsidP="006F77DF">
      <w:pPr>
        <w:pStyle w:val="PargrafodaLista"/>
        <w:numPr>
          <w:ilvl w:val="0"/>
          <w:numId w:val="30"/>
        </w:numPr>
        <w:ind w:right="96"/>
        <w:jc w:val="both"/>
        <w:rPr>
          <w:rFonts w:ascii="Arial" w:eastAsia="Arial" w:hAnsi="Arial" w:cs="Arial"/>
          <w:vanish/>
        </w:rPr>
      </w:pPr>
    </w:p>
    <w:p w14:paraId="7DFFCD1D" w14:textId="77777777" w:rsidR="006F77DF" w:rsidRPr="006F77DF" w:rsidRDefault="006F77DF" w:rsidP="006F77DF">
      <w:pPr>
        <w:pStyle w:val="PargrafodaLista"/>
        <w:numPr>
          <w:ilvl w:val="0"/>
          <w:numId w:val="30"/>
        </w:numPr>
        <w:ind w:right="96"/>
        <w:jc w:val="both"/>
        <w:rPr>
          <w:rFonts w:ascii="Arial" w:eastAsia="Arial" w:hAnsi="Arial" w:cs="Arial"/>
          <w:vanish/>
        </w:rPr>
      </w:pPr>
    </w:p>
    <w:p w14:paraId="596CC167" w14:textId="77777777" w:rsidR="006F77DF" w:rsidRPr="006F77DF" w:rsidRDefault="006F77DF" w:rsidP="006F77DF">
      <w:pPr>
        <w:pStyle w:val="PargrafodaLista"/>
        <w:numPr>
          <w:ilvl w:val="0"/>
          <w:numId w:val="30"/>
        </w:numPr>
        <w:ind w:right="96"/>
        <w:jc w:val="both"/>
        <w:rPr>
          <w:rFonts w:ascii="Arial" w:eastAsia="Arial" w:hAnsi="Arial" w:cs="Arial"/>
          <w:vanish/>
        </w:rPr>
      </w:pPr>
    </w:p>
    <w:p w14:paraId="3C446D9A" w14:textId="77777777" w:rsidR="00C101F7" w:rsidRPr="00EE3D92" w:rsidRDefault="00C101F7" w:rsidP="006F77DF">
      <w:pPr>
        <w:pStyle w:val="PargrafodaLista"/>
        <w:numPr>
          <w:ilvl w:val="1"/>
          <w:numId w:val="30"/>
        </w:numPr>
        <w:ind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sistema deve permitir a geração e impressão </w:t>
      </w:r>
      <w:r w:rsidR="00B97E39">
        <w:rPr>
          <w:rFonts w:ascii="Arial" w:eastAsia="Arial" w:hAnsi="Arial" w:cs="Arial"/>
        </w:rPr>
        <w:t xml:space="preserve">de </w:t>
      </w:r>
      <w:r>
        <w:rPr>
          <w:rFonts w:ascii="Arial" w:eastAsia="Arial" w:hAnsi="Arial" w:cs="Arial"/>
        </w:rPr>
        <w:t>relatório</w:t>
      </w:r>
      <w:r w:rsidR="00B97E39">
        <w:rPr>
          <w:rFonts w:ascii="Arial" w:eastAsia="Arial" w:hAnsi="Arial" w:cs="Arial"/>
        </w:rPr>
        <w:t>s</w:t>
      </w:r>
      <w:r>
        <w:rPr>
          <w:rFonts w:ascii="Arial" w:eastAsia="Arial" w:hAnsi="Arial" w:cs="Arial"/>
        </w:rPr>
        <w:t xml:space="preserve"> </w:t>
      </w:r>
      <w:r w:rsidR="00B97E39">
        <w:rPr>
          <w:rFonts w:ascii="Arial" w:eastAsia="Arial" w:hAnsi="Arial" w:cs="Arial"/>
        </w:rPr>
        <w:t>relaci</w:t>
      </w:r>
      <w:r w:rsidR="003B5514">
        <w:rPr>
          <w:rFonts w:ascii="Arial" w:eastAsia="Arial" w:hAnsi="Arial" w:cs="Arial"/>
        </w:rPr>
        <w:t>o</w:t>
      </w:r>
      <w:r w:rsidR="00B97E39">
        <w:rPr>
          <w:rFonts w:ascii="Arial" w:eastAsia="Arial" w:hAnsi="Arial" w:cs="Arial"/>
        </w:rPr>
        <w:t xml:space="preserve">nados </w:t>
      </w:r>
      <w:r w:rsidR="003B5514">
        <w:rPr>
          <w:rFonts w:ascii="Arial" w:eastAsia="Arial" w:hAnsi="Arial" w:cs="Arial"/>
        </w:rPr>
        <w:t>aos</w:t>
      </w:r>
      <w:r>
        <w:rPr>
          <w:rFonts w:ascii="Arial" w:eastAsia="Arial" w:hAnsi="Arial" w:cs="Arial"/>
        </w:rPr>
        <w:t xml:space="preserve"> clientes e animais cadastrados.</w:t>
      </w:r>
    </w:p>
    <w:p w14:paraId="282D76FA" w14:textId="77777777" w:rsidR="00C101F7" w:rsidRDefault="00C101F7" w:rsidP="00C101F7">
      <w:pPr>
        <w:pStyle w:val="PargrafodaLista"/>
        <w:numPr>
          <w:ilvl w:val="1"/>
          <w:numId w:val="30"/>
        </w:numPr>
        <w:ind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relatório de clientes e animais deve ser gerado </w:t>
      </w:r>
      <w:r w:rsidR="003B5514">
        <w:rPr>
          <w:rFonts w:ascii="Arial" w:eastAsia="Arial" w:hAnsi="Arial" w:cs="Arial"/>
        </w:rPr>
        <w:t>p</w:t>
      </w:r>
      <w:r>
        <w:rPr>
          <w:rFonts w:ascii="Arial" w:eastAsia="Arial" w:hAnsi="Arial" w:cs="Arial"/>
        </w:rPr>
        <w:t>or</w:t>
      </w:r>
      <w:r w:rsidR="00A0284B">
        <w:rPr>
          <w:rFonts w:ascii="Arial" w:eastAsia="Arial" w:hAnsi="Arial" w:cs="Arial"/>
        </w:rPr>
        <w:t xml:space="preserve"> qualquer</w:t>
      </w:r>
      <w:r>
        <w:rPr>
          <w:rFonts w:ascii="Arial" w:eastAsia="Arial" w:hAnsi="Arial" w:cs="Arial"/>
        </w:rPr>
        <w:t xml:space="preserve"> período</w:t>
      </w:r>
      <w:r w:rsidR="00A0284B">
        <w:rPr>
          <w:rFonts w:ascii="Arial" w:eastAsia="Arial" w:hAnsi="Arial" w:cs="Arial"/>
        </w:rPr>
        <w:t xml:space="preserve"> escolhido pelo administrador.</w:t>
      </w:r>
    </w:p>
    <w:p w14:paraId="733A19FA" w14:textId="77777777" w:rsidR="00C101F7" w:rsidRDefault="00C101F7" w:rsidP="00C101F7">
      <w:pPr>
        <w:pStyle w:val="PargrafodaLista"/>
        <w:numPr>
          <w:ilvl w:val="1"/>
          <w:numId w:val="30"/>
        </w:numPr>
        <w:ind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relatório só pode ser solicitado pelo administrador.</w:t>
      </w:r>
    </w:p>
    <w:p w14:paraId="17037EC3" w14:textId="77777777" w:rsidR="003B5514" w:rsidRDefault="00C101F7" w:rsidP="00C101F7">
      <w:pPr>
        <w:pStyle w:val="PargrafodaLista"/>
        <w:numPr>
          <w:ilvl w:val="1"/>
          <w:numId w:val="30"/>
        </w:numPr>
        <w:ind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No relatório constará a data e hora em que foi gerado. </w:t>
      </w:r>
      <w:r w:rsidR="003B5514" w:rsidRPr="00CD5C94">
        <w:rPr>
          <w:rFonts w:ascii="Arial" w:eastAsia="Arial" w:hAnsi="Arial" w:cs="Arial"/>
        </w:rPr>
        <w:t>Os dados gerados sensíveis ao período escolhido serão</w:t>
      </w:r>
      <w:r>
        <w:rPr>
          <w:rFonts w:ascii="Arial" w:eastAsia="Arial" w:hAnsi="Arial" w:cs="Arial"/>
        </w:rPr>
        <w:t xml:space="preserve">: quantidade </w:t>
      </w:r>
      <w:r w:rsidR="00863E80">
        <w:rPr>
          <w:rFonts w:ascii="Arial" w:eastAsia="Arial" w:hAnsi="Arial" w:cs="Arial"/>
        </w:rPr>
        <w:t xml:space="preserve">total </w:t>
      </w:r>
      <w:r>
        <w:rPr>
          <w:rFonts w:ascii="Arial" w:eastAsia="Arial" w:hAnsi="Arial" w:cs="Arial"/>
        </w:rPr>
        <w:t>de c</w:t>
      </w:r>
      <w:r w:rsidR="000B1D25">
        <w:rPr>
          <w:rFonts w:ascii="Arial" w:eastAsia="Arial" w:hAnsi="Arial" w:cs="Arial"/>
        </w:rPr>
        <w:t xml:space="preserve">lientes e quantidade total de </w:t>
      </w:r>
      <w:r>
        <w:rPr>
          <w:rFonts w:ascii="Arial" w:eastAsia="Arial" w:hAnsi="Arial" w:cs="Arial"/>
        </w:rPr>
        <w:t>animais cadastrados</w:t>
      </w:r>
      <w:r w:rsidR="00863E80">
        <w:rPr>
          <w:rFonts w:ascii="Arial" w:eastAsia="Arial" w:hAnsi="Arial" w:cs="Arial"/>
        </w:rPr>
        <w:t>, qu</w:t>
      </w:r>
      <w:r w:rsidR="00863E80" w:rsidRPr="00863E80">
        <w:rPr>
          <w:rFonts w:ascii="Arial" w:eastAsia="Arial" w:hAnsi="Arial" w:cs="Arial"/>
        </w:rPr>
        <w:t>antidade de novos clientes</w:t>
      </w:r>
      <w:r w:rsidR="00863E80">
        <w:rPr>
          <w:rFonts w:ascii="Arial" w:eastAsia="Arial" w:hAnsi="Arial" w:cs="Arial"/>
        </w:rPr>
        <w:t xml:space="preserve"> e</w:t>
      </w:r>
      <w:r w:rsidR="000B1D25">
        <w:rPr>
          <w:rFonts w:ascii="Arial" w:eastAsia="Arial" w:hAnsi="Arial" w:cs="Arial"/>
        </w:rPr>
        <w:t xml:space="preserve"> quantidade de novos</w:t>
      </w:r>
      <w:r w:rsidR="00863E80">
        <w:rPr>
          <w:rFonts w:ascii="Arial" w:eastAsia="Arial" w:hAnsi="Arial" w:cs="Arial"/>
        </w:rPr>
        <w:t xml:space="preserve"> animais</w:t>
      </w:r>
      <w:r w:rsidR="00863E80" w:rsidRPr="00863E80">
        <w:rPr>
          <w:rFonts w:ascii="Arial" w:eastAsia="Arial" w:hAnsi="Arial" w:cs="Arial"/>
        </w:rPr>
        <w:t xml:space="preserve"> (cadastrados no período escolhido)</w:t>
      </w:r>
      <w:r>
        <w:rPr>
          <w:rFonts w:ascii="Arial" w:eastAsia="Arial" w:hAnsi="Arial" w:cs="Arial"/>
        </w:rPr>
        <w:t>, quantidade de clientes</w:t>
      </w:r>
      <w:r w:rsidR="00863E80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>desativados, quantidade de animais excluídos, quantidade de animais por porte (pequeno, médio e grande)</w:t>
      </w:r>
      <w:r w:rsidR="00863E80">
        <w:rPr>
          <w:rFonts w:ascii="Arial" w:eastAsia="Arial" w:hAnsi="Arial" w:cs="Arial"/>
        </w:rPr>
        <w:t xml:space="preserve"> e q</w:t>
      </w:r>
      <w:r w:rsidR="00863E80" w:rsidRPr="00863E80">
        <w:rPr>
          <w:rFonts w:ascii="Arial" w:eastAsia="Arial" w:hAnsi="Arial" w:cs="Arial"/>
        </w:rPr>
        <w:t>uantidade de animais em diferentes tipos de pelagem</w:t>
      </w:r>
      <w:r>
        <w:rPr>
          <w:rFonts w:ascii="Arial" w:eastAsia="Arial" w:hAnsi="Arial" w:cs="Arial"/>
        </w:rPr>
        <w:t>.</w:t>
      </w:r>
      <w:r w:rsidR="00863E80">
        <w:rPr>
          <w:rFonts w:ascii="Arial" w:eastAsia="Arial" w:hAnsi="Arial" w:cs="Arial"/>
        </w:rPr>
        <w:t xml:space="preserve"> </w:t>
      </w:r>
      <w:r w:rsidR="00863E80" w:rsidRPr="00B459C9">
        <w:rPr>
          <w:rFonts w:ascii="Arial" w:eastAsia="Arial" w:hAnsi="Arial" w:cs="Arial"/>
        </w:rPr>
        <w:t>Todos esses dados (</w:t>
      </w:r>
      <w:r w:rsidR="00863E80">
        <w:rPr>
          <w:rFonts w:ascii="Arial" w:eastAsia="Arial" w:hAnsi="Arial" w:cs="Arial"/>
        </w:rPr>
        <w:t>obtidos em</w:t>
      </w:r>
      <w:r w:rsidR="00863E80" w:rsidRPr="00B459C9">
        <w:rPr>
          <w:rFonts w:ascii="Arial" w:eastAsia="Arial" w:hAnsi="Arial" w:cs="Arial"/>
        </w:rPr>
        <w:t xml:space="preserve"> RF0</w:t>
      </w:r>
      <w:r w:rsidR="00863E80">
        <w:rPr>
          <w:rFonts w:ascii="Arial" w:eastAsia="Arial" w:hAnsi="Arial" w:cs="Arial"/>
        </w:rPr>
        <w:t xml:space="preserve">3 e </w:t>
      </w:r>
      <w:r w:rsidR="00863E80" w:rsidRPr="00B459C9">
        <w:rPr>
          <w:rFonts w:ascii="Arial" w:eastAsia="Arial" w:hAnsi="Arial" w:cs="Arial"/>
        </w:rPr>
        <w:t>RF0</w:t>
      </w:r>
      <w:r w:rsidR="00863E80">
        <w:rPr>
          <w:rFonts w:ascii="Arial" w:eastAsia="Arial" w:hAnsi="Arial" w:cs="Arial"/>
        </w:rPr>
        <w:t>4</w:t>
      </w:r>
      <w:r w:rsidR="00863E80" w:rsidRPr="00B459C9">
        <w:rPr>
          <w:rFonts w:ascii="Arial" w:eastAsia="Arial" w:hAnsi="Arial" w:cs="Arial"/>
        </w:rPr>
        <w:t>) deverão ser seguidos pela porcentagem em relação ao período anterior</w:t>
      </w:r>
      <w:r w:rsidR="00BF0244">
        <w:rPr>
          <w:rFonts w:ascii="Arial" w:eastAsia="Arial" w:hAnsi="Arial" w:cs="Arial"/>
        </w:rPr>
        <w:t xml:space="preserve"> escolhido pelo usuário</w:t>
      </w:r>
      <w:r w:rsidR="00863E80" w:rsidRPr="00B459C9">
        <w:rPr>
          <w:rFonts w:ascii="Arial" w:eastAsia="Arial" w:hAnsi="Arial" w:cs="Arial"/>
        </w:rPr>
        <w:t>.</w:t>
      </w:r>
      <w:r w:rsidR="00FF0BDA" w:rsidRPr="00FF0BDA">
        <w:rPr>
          <w:rFonts w:ascii="Arial" w:eastAsia="Arial" w:hAnsi="Arial" w:cs="Arial"/>
        </w:rPr>
        <w:t xml:space="preserve"> </w:t>
      </w:r>
      <w:r w:rsidR="00FF0BDA">
        <w:rPr>
          <w:rFonts w:ascii="Arial" w:eastAsia="Arial" w:hAnsi="Arial" w:cs="Arial"/>
        </w:rPr>
        <w:t>Os relatórios gerados deverão ficar salvos na base dados, podendo ser consultados a qualquer momento.</w:t>
      </w:r>
    </w:p>
    <w:p w14:paraId="7C22CAE4" w14:textId="77777777" w:rsidR="00C101F7" w:rsidRDefault="003B5514">
      <w:pPr>
        <w:pStyle w:val="PargrafodaLista"/>
        <w:numPr>
          <w:ilvl w:val="1"/>
          <w:numId w:val="30"/>
        </w:numPr>
        <w:ind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</w:t>
      </w:r>
      <w:r w:rsidRPr="003B5514">
        <w:rPr>
          <w:rFonts w:ascii="Arial" w:eastAsia="Arial" w:hAnsi="Arial" w:cs="Arial"/>
        </w:rPr>
        <w:t xml:space="preserve"> </w:t>
      </w:r>
      <w:r w:rsidRPr="00CD5C94">
        <w:rPr>
          <w:rFonts w:ascii="Arial" w:eastAsia="Arial" w:hAnsi="Arial" w:cs="Arial"/>
        </w:rPr>
        <w:t xml:space="preserve">sistema deve permitir salvar o relatório em formato </w:t>
      </w:r>
      <w:proofErr w:type="spellStart"/>
      <w:r w:rsidRPr="00CD5C94">
        <w:rPr>
          <w:rFonts w:ascii="Arial" w:eastAsia="Arial" w:hAnsi="Arial" w:cs="Arial"/>
        </w:rPr>
        <w:t>pdf</w:t>
      </w:r>
      <w:proofErr w:type="spellEnd"/>
      <w:r w:rsidRPr="00CD5C94">
        <w:rPr>
          <w:rFonts w:ascii="Arial" w:eastAsia="Arial" w:hAnsi="Arial" w:cs="Arial"/>
        </w:rPr>
        <w:t xml:space="preserve"> em um diretório do computador.</w:t>
      </w:r>
    </w:p>
    <w:p w14:paraId="5DCE74AD" w14:textId="77777777" w:rsidR="00C101F7" w:rsidRPr="00B46FC0" w:rsidRDefault="00C101F7" w:rsidP="00B46FC0">
      <w:pPr>
        <w:rPr>
          <w:rFonts w:eastAsia="Arial"/>
        </w:rPr>
      </w:pPr>
    </w:p>
    <w:p w14:paraId="545F07C2" w14:textId="77777777" w:rsidR="00AB738D" w:rsidRDefault="00AB738D">
      <w:pPr>
        <w:spacing w:after="200" w:line="276" w:lineRule="auto"/>
        <w:rPr>
          <w:rFonts w:ascii="Arial" w:eastAsiaTheme="majorEastAsia" w:hAnsi="Arial" w:cstheme="majorBidi"/>
          <w:b/>
          <w:bCs/>
          <w:iCs/>
          <w:sz w:val="24"/>
          <w:szCs w:val="28"/>
        </w:rPr>
      </w:pPr>
      <w:bookmarkStart w:id="40" w:name="_Toc509770187"/>
      <w:bookmarkStart w:id="41" w:name="_Toc517634613"/>
      <w:r>
        <w:br w:type="page"/>
      </w:r>
    </w:p>
    <w:p w14:paraId="5CB9816E" w14:textId="77777777" w:rsidR="00A31F57" w:rsidRPr="00E72404" w:rsidRDefault="00A31F57" w:rsidP="00E72404">
      <w:pPr>
        <w:pStyle w:val="Ttulo2"/>
        <w:rPr>
          <w:rFonts w:eastAsia="Arial" w:cs="Arial"/>
        </w:rPr>
      </w:pPr>
      <w:bookmarkStart w:id="42" w:name="_Toc528670634"/>
      <w:r w:rsidRPr="00E72404">
        <w:lastRenderedPageBreak/>
        <w:t>Requisitos Não Funcionais</w:t>
      </w:r>
      <w:bookmarkEnd w:id="40"/>
      <w:bookmarkEnd w:id="41"/>
      <w:bookmarkEnd w:id="42"/>
    </w:p>
    <w:p w14:paraId="53A73EA3" w14:textId="77777777" w:rsidR="00A31F57" w:rsidRPr="001C221D" w:rsidRDefault="00A31F57" w:rsidP="00E72404">
      <w:pPr>
        <w:ind w:firstLine="709"/>
        <w:jc w:val="both"/>
        <w:rPr>
          <w:rFonts w:ascii="Arial" w:eastAsia="Arial" w:hAnsi="Arial" w:cs="Arial"/>
        </w:rPr>
      </w:pPr>
      <w:r w:rsidRPr="001C221D">
        <w:rPr>
          <w:rFonts w:ascii="Arial" w:eastAsia="Arial" w:hAnsi="Arial" w:cs="Arial"/>
        </w:rPr>
        <w:t xml:space="preserve">Abaixo estão os requisitos </w:t>
      </w:r>
      <w:r w:rsidR="003F7F1A" w:rsidRPr="001C221D">
        <w:rPr>
          <w:rFonts w:ascii="Arial" w:eastAsia="Arial" w:hAnsi="Arial" w:cs="Arial"/>
        </w:rPr>
        <w:t>n</w:t>
      </w:r>
      <w:r w:rsidRPr="001C221D">
        <w:rPr>
          <w:rFonts w:ascii="Arial" w:eastAsia="Arial" w:hAnsi="Arial" w:cs="Arial"/>
        </w:rPr>
        <w:t>ão funcionais do sistema.</w:t>
      </w:r>
    </w:p>
    <w:p w14:paraId="521ADFB6" w14:textId="77777777" w:rsidR="00A31F57" w:rsidRDefault="00A31F57" w:rsidP="00B46FC0">
      <w:pPr>
        <w:jc w:val="both"/>
        <w:rPr>
          <w:rFonts w:ascii="Arial" w:eastAsia="Arial" w:hAnsi="Arial" w:cs="Arial"/>
        </w:rPr>
      </w:pPr>
    </w:p>
    <w:p w14:paraId="6C05238E" w14:textId="77777777" w:rsidR="00A31F57" w:rsidRDefault="00A31F57" w:rsidP="00A31F57">
      <w:pPr>
        <w:spacing w:after="1" w:line="360" w:lineRule="auto"/>
        <w:ind w:right="96"/>
        <w:jc w:val="both"/>
        <w:rPr>
          <w:rFonts w:ascii="Arial" w:eastAsia="Arial" w:hAnsi="Arial" w:cs="Arial"/>
          <w:b/>
          <w:sz w:val="24"/>
        </w:rPr>
      </w:pPr>
      <w:r w:rsidRPr="00D84A38">
        <w:rPr>
          <w:rFonts w:ascii="Arial" w:eastAsia="Arial" w:hAnsi="Arial" w:cs="Arial"/>
          <w:b/>
          <w:sz w:val="24"/>
        </w:rPr>
        <w:t>R</w:t>
      </w:r>
      <w:r>
        <w:rPr>
          <w:rFonts w:ascii="Arial" w:eastAsia="Arial" w:hAnsi="Arial" w:cs="Arial"/>
          <w:b/>
          <w:sz w:val="24"/>
        </w:rPr>
        <w:t>N</w:t>
      </w:r>
      <w:r w:rsidRPr="00D84A38">
        <w:rPr>
          <w:rFonts w:ascii="Arial" w:eastAsia="Arial" w:hAnsi="Arial" w:cs="Arial"/>
          <w:b/>
          <w:sz w:val="24"/>
        </w:rPr>
        <w:t>F</w:t>
      </w:r>
      <w:r>
        <w:rPr>
          <w:rFonts w:ascii="Arial" w:eastAsia="Arial" w:hAnsi="Arial" w:cs="Arial"/>
          <w:b/>
          <w:sz w:val="24"/>
        </w:rPr>
        <w:t>01 – Segurança</w:t>
      </w:r>
    </w:p>
    <w:p w14:paraId="1C31E1A5" w14:textId="77777777" w:rsidR="00A31F57" w:rsidRPr="00902987" w:rsidRDefault="00A31F57" w:rsidP="00A31F57">
      <w:pPr>
        <w:pStyle w:val="PargrafodaLista"/>
        <w:numPr>
          <w:ilvl w:val="0"/>
          <w:numId w:val="5"/>
        </w:numPr>
        <w:spacing w:after="1" w:line="360" w:lineRule="auto"/>
        <w:ind w:left="1066" w:right="96" w:hanging="357"/>
        <w:jc w:val="both"/>
        <w:rPr>
          <w:rFonts w:ascii="Arial" w:eastAsia="Arial" w:hAnsi="Arial" w:cs="Arial"/>
          <w:vanish/>
        </w:rPr>
      </w:pPr>
    </w:p>
    <w:p w14:paraId="40AA2F83" w14:textId="77777777" w:rsidR="00A31F57" w:rsidRPr="00B46FC0" w:rsidRDefault="00A31F57" w:rsidP="00B46FC0">
      <w:pPr>
        <w:pStyle w:val="PargrafodaLista"/>
        <w:numPr>
          <w:ilvl w:val="1"/>
          <w:numId w:val="5"/>
        </w:numPr>
        <w:ind w:left="924" w:hanging="567"/>
        <w:jc w:val="both"/>
        <w:rPr>
          <w:rFonts w:ascii="Arial" w:eastAsia="Arial" w:hAnsi="Arial" w:cs="Arial"/>
          <w:b/>
        </w:rPr>
      </w:pPr>
      <w:r w:rsidRPr="00B56042">
        <w:rPr>
          <w:rFonts w:ascii="Arial" w:eastAsia="Arial" w:hAnsi="Arial" w:cs="Arial"/>
        </w:rPr>
        <w:t xml:space="preserve">O sistema deve bloquear um usuário </w:t>
      </w:r>
      <w:r w:rsidRPr="004E2CE2">
        <w:rPr>
          <w:rFonts w:ascii="Arial" w:eastAsia="Arial" w:hAnsi="Arial" w:cs="Arial"/>
        </w:rPr>
        <w:t>após cinco tentativas de login inválidas</w:t>
      </w:r>
    </w:p>
    <w:p w14:paraId="5BED93BF" w14:textId="77777777" w:rsidR="00A31F57" w:rsidRPr="00B46FC0" w:rsidRDefault="00A31F57" w:rsidP="00B46FC0">
      <w:pPr>
        <w:pStyle w:val="PargrafodaLista"/>
        <w:numPr>
          <w:ilvl w:val="1"/>
          <w:numId w:val="5"/>
        </w:numPr>
        <w:ind w:left="924" w:hanging="567"/>
        <w:jc w:val="both"/>
        <w:rPr>
          <w:rFonts w:ascii="Arial" w:eastAsia="Arial" w:hAnsi="Arial" w:cs="Arial"/>
          <w:b/>
        </w:rPr>
      </w:pPr>
      <w:r w:rsidRPr="00B56042">
        <w:rPr>
          <w:rFonts w:ascii="Arial" w:eastAsia="Arial" w:hAnsi="Arial" w:cs="Arial"/>
        </w:rPr>
        <w:t xml:space="preserve">O sistema deve </w:t>
      </w:r>
      <w:proofErr w:type="spellStart"/>
      <w:r w:rsidRPr="00B56042">
        <w:rPr>
          <w:rFonts w:ascii="Arial" w:eastAsia="Arial" w:hAnsi="Arial" w:cs="Arial"/>
        </w:rPr>
        <w:t>deslogar</w:t>
      </w:r>
      <w:proofErr w:type="spellEnd"/>
      <w:r w:rsidRPr="00B56042">
        <w:rPr>
          <w:rFonts w:ascii="Arial" w:eastAsia="Arial" w:hAnsi="Arial" w:cs="Arial"/>
        </w:rPr>
        <w:t xml:space="preserve"> usuários que se encontrem inativos, isto é, não interagir com o software em até 15</w:t>
      </w:r>
      <w:r w:rsidRPr="004E2CE2">
        <w:rPr>
          <w:rFonts w:ascii="Arial" w:eastAsia="Arial" w:hAnsi="Arial" w:cs="Arial"/>
        </w:rPr>
        <w:t xml:space="preserve"> minutos.</w:t>
      </w:r>
    </w:p>
    <w:p w14:paraId="4449FA73" w14:textId="77777777" w:rsidR="00A31F57" w:rsidRPr="00B46FC0" w:rsidRDefault="00A31F57" w:rsidP="00B56042">
      <w:pPr>
        <w:pStyle w:val="PargrafodaLista"/>
        <w:numPr>
          <w:ilvl w:val="2"/>
          <w:numId w:val="5"/>
        </w:numPr>
        <w:ind w:left="1985" w:right="96" w:hanging="567"/>
        <w:jc w:val="both"/>
        <w:rPr>
          <w:rFonts w:ascii="Arial" w:eastAsia="Arial" w:hAnsi="Arial" w:cs="Arial"/>
          <w:b/>
        </w:rPr>
      </w:pPr>
      <w:r w:rsidRPr="00B56042">
        <w:rPr>
          <w:rFonts w:ascii="Arial" w:eastAsia="Arial" w:hAnsi="Arial" w:cs="Arial"/>
        </w:rPr>
        <w:t xml:space="preserve"> Para retomar suas atividades, o usuário deverá </w:t>
      </w:r>
      <w:proofErr w:type="spellStart"/>
      <w:r w:rsidRPr="00B56042">
        <w:rPr>
          <w:rFonts w:ascii="Arial" w:eastAsia="Arial" w:hAnsi="Arial" w:cs="Arial"/>
        </w:rPr>
        <w:t>logar</w:t>
      </w:r>
      <w:proofErr w:type="spellEnd"/>
      <w:r w:rsidRPr="00B56042">
        <w:rPr>
          <w:rFonts w:ascii="Arial" w:eastAsia="Arial" w:hAnsi="Arial" w:cs="Arial"/>
        </w:rPr>
        <w:t xml:space="preserve"> novamente.</w:t>
      </w:r>
    </w:p>
    <w:p w14:paraId="6519F57A" w14:textId="77777777" w:rsidR="00383FBB" w:rsidRDefault="00A31F57" w:rsidP="00383FBB">
      <w:pPr>
        <w:pStyle w:val="PargrafodaLista"/>
        <w:numPr>
          <w:ilvl w:val="1"/>
          <w:numId w:val="5"/>
        </w:numPr>
        <w:spacing w:after="1"/>
        <w:ind w:left="924" w:hanging="567"/>
        <w:jc w:val="both"/>
        <w:rPr>
          <w:rFonts w:ascii="Arial" w:eastAsia="Arial" w:hAnsi="Arial" w:cs="Arial"/>
        </w:rPr>
      </w:pPr>
      <w:r w:rsidRPr="00B56042">
        <w:rPr>
          <w:rFonts w:ascii="Arial" w:eastAsia="Arial" w:hAnsi="Arial" w:cs="Arial"/>
        </w:rPr>
        <w:t xml:space="preserve">O sistema deve armazenar um registro de horários de login e </w:t>
      </w:r>
      <w:proofErr w:type="spellStart"/>
      <w:r w:rsidRPr="00B56042">
        <w:rPr>
          <w:rFonts w:ascii="Arial" w:eastAsia="Arial" w:hAnsi="Arial" w:cs="Arial"/>
        </w:rPr>
        <w:t>logoff</w:t>
      </w:r>
      <w:proofErr w:type="spellEnd"/>
      <w:r w:rsidRPr="00B56042">
        <w:rPr>
          <w:rFonts w:ascii="Arial" w:eastAsia="Arial" w:hAnsi="Arial" w:cs="Arial"/>
        </w:rPr>
        <w:t>, e seus respectivos usuários.</w:t>
      </w:r>
    </w:p>
    <w:p w14:paraId="2FEB3225" w14:textId="77777777" w:rsidR="00A31F57" w:rsidRPr="00B46FC0" w:rsidRDefault="00383FBB" w:rsidP="00B46FC0">
      <w:pPr>
        <w:rPr>
          <w:rFonts w:eastAsia="Arial"/>
          <w:b/>
        </w:rPr>
      </w:pPr>
      <w:r w:rsidRPr="00B46FC0" w:rsidDel="00D25D33">
        <w:rPr>
          <w:rFonts w:ascii="Arial" w:eastAsia="Arial" w:hAnsi="Arial" w:cs="Arial"/>
        </w:rPr>
        <w:t xml:space="preserve"> </w:t>
      </w:r>
    </w:p>
    <w:p w14:paraId="6CEF93B3" w14:textId="77777777" w:rsidR="00A31F57" w:rsidRPr="004E2CE2" w:rsidRDefault="00A31F57" w:rsidP="00B56042">
      <w:pPr>
        <w:spacing w:after="1" w:line="360" w:lineRule="auto"/>
        <w:ind w:right="96"/>
        <w:jc w:val="both"/>
        <w:rPr>
          <w:rFonts w:ascii="Arial" w:eastAsia="Arial" w:hAnsi="Arial" w:cs="Arial"/>
          <w:b/>
          <w:sz w:val="24"/>
        </w:rPr>
      </w:pPr>
      <w:r w:rsidRPr="00B56042">
        <w:rPr>
          <w:rFonts w:ascii="Arial" w:eastAsia="Arial" w:hAnsi="Arial" w:cs="Arial"/>
          <w:b/>
          <w:sz w:val="24"/>
        </w:rPr>
        <w:t>RNF0</w:t>
      </w:r>
      <w:r w:rsidR="00531F18" w:rsidRPr="00B56042">
        <w:rPr>
          <w:rFonts w:ascii="Arial" w:eastAsia="Arial" w:hAnsi="Arial" w:cs="Arial"/>
          <w:b/>
          <w:sz w:val="24"/>
        </w:rPr>
        <w:t>2</w:t>
      </w:r>
      <w:r w:rsidRPr="004E2CE2">
        <w:rPr>
          <w:rFonts w:ascii="Arial" w:eastAsia="Arial" w:hAnsi="Arial" w:cs="Arial"/>
          <w:b/>
          <w:sz w:val="24"/>
        </w:rPr>
        <w:t xml:space="preserve"> – Confiabilidade</w:t>
      </w:r>
    </w:p>
    <w:p w14:paraId="3E022733" w14:textId="77777777" w:rsidR="00531F18" w:rsidRPr="004E2CE2" w:rsidRDefault="00531F18">
      <w:pPr>
        <w:pStyle w:val="PargrafodaLista"/>
        <w:numPr>
          <w:ilvl w:val="0"/>
          <w:numId w:val="27"/>
        </w:numPr>
        <w:spacing w:after="1"/>
        <w:ind w:right="96"/>
        <w:jc w:val="both"/>
        <w:rPr>
          <w:rFonts w:ascii="Arial" w:eastAsia="Arial" w:hAnsi="Arial" w:cs="Arial"/>
          <w:vanish/>
        </w:rPr>
      </w:pPr>
    </w:p>
    <w:p w14:paraId="73A69C07" w14:textId="77777777" w:rsidR="00531F18" w:rsidRPr="004E2CE2" w:rsidRDefault="00531F18">
      <w:pPr>
        <w:pStyle w:val="PargrafodaLista"/>
        <w:numPr>
          <w:ilvl w:val="0"/>
          <w:numId w:val="27"/>
        </w:numPr>
        <w:spacing w:after="1"/>
        <w:ind w:right="96"/>
        <w:jc w:val="both"/>
        <w:rPr>
          <w:rFonts w:ascii="Arial" w:eastAsia="Arial" w:hAnsi="Arial" w:cs="Arial"/>
          <w:vanish/>
        </w:rPr>
      </w:pPr>
    </w:p>
    <w:p w14:paraId="59BCA3D7" w14:textId="77777777" w:rsidR="007F3614" w:rsidRPr="00B46FC0" w:rsidRDefault="00A31F57" w:rsidP="00B46FC0">
      <w:pPr>
        <w:pStyle w:val="PargrafodaLista"/>
        <w:numPr>
          <w:ilvl w:val="1"/>
          <w:numId w:val="27"/>
        </w:numPr>
        <w:ind w:left="789"/>
        <w:jc w:val="both"/>
        <w:rPr>
          <w:rFonts w:ascii="Arial" w:eastAsia="Arial" w:hAnsi="Arial" w:cs="Arial"/>
          <w:b/>
        </w:rPr>
      </w:pPr>
      <w:r w:rsidRPr="004E2CE2">
        <w:rPr>
          <w:rFonts w:ascii="Arial" w:eastAsia="Arial" w:hAnsi="Arial" w:cs="Arial"/>
        </w:rPr>
        <w:t>O sistema deve permitir a realização de backup geral de acordo com a frequência definida pelo administrador, podendo ser diária, semanal e mensal.</w:t>
      </w:r>
    </w:p>
    <w:p w14:paraId="34E64D24" w14:textId="77777777" w:rsidR="00A31F57" w:rsidRPr="00B56042" w:rsidRDefault="00A31F57" w:rsidP="00B46FC0">
      <w:pPr>
        <w:pStyle w:val="PargrafodaLista"/>
        <w:numPr>
          <w:ilvl w:val="1"/>
          <w:numId w:val="27"/>
        </w:numPr>
        <w:ind w:left="789"/>
        <w:jc w:val="both"/>
        <w:rPr>
          <w:rFonts w:ascii="Arial" w:eastAsia="Arial" w:hAnsi="Arial" w:cs="Arial"/>
        </w:rPr>
      </w:pPr>
      <w:r w:rsidRPr="00B56042">
        <w:rPr>
          <w:rFonts w:ascii="Arial" w:eastAsia="Arial" w:hAnsi="Arial" w:cs="Arial"/>
        </w:rPr>
        <w:t>O</w:t>
      </w:r>
      <w:r w:rsidRPr="007F3614">
        <w:rPr>
          <w:rFonts w:ascii="Arial" w:eastAsia="Arial" w:hAnsi="Arial" w:cs="Arial"/>
        </w:rPr>
        <w:t xml:space="preserve"> sistema deve realizar uma cópia dos dados inseridos durante as etapas de cadastro de clientes, animais</w:t>
      </w:r>
      <w:r w:rsidR="007F3614">
        <w:rPr>
          <w:rFonts w:ascii="Arial" w:eastAsia="Arial" w:hAnsi="Arial" w:cs="Arial"/>
        </w:rPr>
        <w:t xml:space="preserve"> e</w:t>
      </w:r>
      <w:r w:rsidRPr="007F3614">
        <w:rPr>
          <w:rFonts w:ascii="Arial" w:eastAsia="Arial" w:hAnsi="Arial" w:cs="Arial"/>
        </w:rPr>
        <w:t xml:space="preserve"> serviço</w:t>
      </w:r>
      <w:r w:rsidR="007F3614">
        <w:rPr>
          <w:rFonts w:ascii="Arial" w:eastAsia="Arial" w:hAnsi="Arial" w:cs="Arial"/>
        </w:rPr>
        <w:t>s</w:t>
      </w:r>
      <w:r w:rsidRPr="00B56042">
        <w:rPr>
          <w:rFonts w:ascii="Arial" w:eastAsia="Arial" w:hAnsi="Arial" w:cs="Arial"/>
        </w:rPr>
        <w:t xml:space="preserve">. Sendo assim o sistema deve ser capaz de se recuperar de eventuais falhas, sem que haja perda de dados. </w:t>
      </w:r>
    </w:p>
    <w:p w14:paraId="022A3659" w14:textId="77777777" w:rsidR="007F3614" w:rsidRPr="00B46FC0" w:rsidRDefault="00A31F57" w:rsidP="00B46FC0">
      <w:pPr>
        <w:pStyle w:val="PargrafodaLista"/>
        <w:numPr>
          <w:ilvl w:val="2"/>
          <w:numId w:val="27"/>
        </w:numPr>
        <w:ind w:left="1985" w:hanging="567"/>
        <w:jc w:val="both"/>
        <w:rPr>
          <w:rFonts w:ascii="Arial" w:eastAsia="Arial" w:hAnsi="Arial" w:cs="Arial"/>
          <w:b/>
        </w:rPr>
      </w:pPr>
      <w:r w:rsidRPr="004E2CE2">
        <w:rPr>
          <w:rFonts w:ascii="Arial" w:eastAsia="Arial" w:hAnsi="Arial" w:cs="Arial"/>
        </w:rPr>
        <w:t xml:space="preserve"> Ao usuário retornar à tela de cadastro após uma falha ou incidente, o sistema deverá perguntá-lo se deseja recuperar os dados inseridos anteriorm</w:t>
      </w:r>
      <w:r w:rsidRPr="007F3614">
        <w:rPr>
          <w:rFonts w:ascii="Arial" w:eastAsia="Arial" w:hAnsi="Arial" w:cs="Arial"/>
        </w:rPr>
        <w:t>e</w:t>
      </w:r>
      <w:r w:rsidRPr="00B56042">
        <w:rPr>
          <w:rFonts w:ascii="Arial" w:eastAsia="Arial" w:hAnsi="Arial" w:cs="Arial"/>
        </w:rPr>
        <w:t>n</w:t>
      </w:r>
      <w:r w:rsidRPr="007F3614">
        <w:rPr>
          <w:rFonts w:ascii="Arial" w:eastAsia="Arial" w:hAnsi="Arial" w:cs="Arial"/>
        </w:rPr>
        <w:t>te.</w:t>
      </w:r>
    </w:p>
    <w:p w14:paraId="2873A6C3" w14:textId="77777777" w:rsidR="007F3614" w:rsidRPr="00B56042" w:rsidRDefault="007F3614" w:rsidP="007F3614">
      <w:pPr>
        <w:pStyle w:val="PargrafodaLista"/>
        <w:numPr>
          <w:ilvl w:val="1"/>
          <w:numId w:val="27"/>
        </w:numPr>
        <w:ind w:left="789"/>
        <w:jc w:val="both"/>
        <w:rPr>
          <w:rFonts w:ascii="Arial" w:eastAsia="Arial" w:hAnsi="Arial" w:cs="Arial"/>
        </w:rPr>
      </w:pPr>
      <w:r w:rsidRPr="00B56042">
        <w:rPr>
          <w:rFonts w:ascii="Arial" w:eastAsia="Arial" w:hAnsi="Arial" w:cs="Arial"/>
        </w:rPr>
        <w:t>Se o usuário por acidente descumprir regras de bom funcionamento do sistema (validação de campos ou estouro de memória, por exemplo), o si</w:t>
      </w:r>
      <w:r w:rsidRPr="007F3614">
        <w:rPr>
          <w:rFonts w:ascii="Arial" w:eastAsia="Arial" w:hAnsi="Arial" w:cs="Arial"/>
        </w:rPr>
        <w:t>stema deve gerar um relatório de erros</w:t>
      </w:r>
      <w:r w:rsidRPr="00B46FC0">
        <w:rPr>
          <w:rFonts w:ascii="Arial" w:eastAsia="Arial" w:hAnsi="Arial" w:cs="Arial"/>
        </w:rPr>
        <w:t xml:space="preserve"> com o momento que ocorreram e qual usuário estava </w:t>
      </w:r>
      <w:proofErr w:type="spellStart"/>
      <w:r w:rsidRPr="00B46FC0">
        <w:rPr>
          <w:rFonts w:ascii="Arial" w:eastAsia="Arial" w:hAnsi="Arial" w:cs="Arial"/>
        </w:rPr>
        <w:t>logado</w:t>
      </w:r>
      <w:proofErr w:type="spellEnd"/>
      <w:r w:rsidRPr="00B46FC0">
        <w:rPr>
          <w:rFonts w:ascii="Arial" w:eastAsia="Arial" w:hAnsi="Arial" w:cs="Arial"/>
        </w:rPr>
        <w:t>. Após um mês os erros serão removidos do registro</w:t>
      </w:r>
      <w:r w:rsidR="00233370">
        <w:rPr>
          <w:rFonts w:ascii="Arial" w:eastAsia="Arial" w:hAnsi="Arial" w:cs="Arial"/>
        </w:rPr>
        <w:t xml:space="preserve"> e não constaram mais nos relatórios</w:t>
      </w:r>
      <w:r w:rsidRPr="00B46FC0">
        <w:rPr>
          <w:rFonts w:ascii="Arial" w:eastAsia="Arial" w:hAnsi="Arial" w:cs="Arial"/>
        </w:rPr>
        <w:t>.</w:t>
      </w:r>
    </w:p>
    <w:p w14:paraId="77D143AE" w14:textId="77777777" w:rsidR="007F3614" w:rsidRDefault="007F3614" w:rsidP="007F3614">
      <w:pPr>
        <w:rPr>
          <w:rFonts w:ascii="Arial" w:eastAsia="Arial" w:hAnsi="Arial" w:cs="Arial"/>
        </w:rPr>
      </w:pPr>
    </w:p>
    <w:p w14:paraId="321E6DF0" w14:textId="77777777" w:rsidR="003402A2" w:rsidRDefault="003402A2">
      <w:pPr>
        <w:spacing w:after="200" w:line="276" w:lineRule="auto"/>
        <w:rPr>
          <w:rFonts w:ascii="Arial" w:eastAsia="Arial" w:hAnsi="Arial" w:cstheme="majorBidi"/>
          <w:b/>
          <w:bCs/>
          <w:kern w:val="32"/>
          <w:sz w:val="28"/>
          <w:szCs w:val="32"/>
        </w:rPr>
      </w:pPr>
      <w:r>
        <w:rPr>
          <w:rFonts w:eastAsia="Arial"/>
        </w:rPr>
        <w:br w:type="page"/>
      </w:r>
    </w:p>
    <w:p w14:paraId="546C5040" w14:textId="77777777" w:rsidR="00B05BDE" w:rsidRDefault="00B05BDE" w:rsidP="00B05BDE">
      <w:pPr>
        <w:pStyle w:val="Ttulo1"/>
        <w:rPr>
          <w:rFonts w:eastAsia="Arial"/>
        </w:rPr>
      </w:pPr>
      <w:bookmarkStart w:id="43" w:name="_Toc528670635"/>
      <w:r>
        <w:rPr>
          <w:rFonts w:eastAsia="Arial"/>
        </w:rPr>
        <w:lastRenderedPageBreak/>
        <w:t>MODELAGEM DO SISTEMA</w:t>
      </w:r>
      <w:bookmarkEnd w:id="43"/>
    </w:p>
    <w:p w14:paraId="5A4F8CB4" w14:textId="77777777" w:rsidR="00B05BDE" w:rsidRDefault="00B05BDE" w:rsidP="00B05BDE">
      <w:pPr>
        <w:spacing w:before="15" w:line="260" w:lineRule="exact"/>
        <w:ind w:firstLine="432"/>
        <w:jc w:val="both"/>
        <w:rPr>
          <w:rFonts w:ascii="Arial" w:eastAsia="Arial" w:hAnsi="Arial" w:cs="Arial"/>
        </w:rPr>
      </w:pPr>
      <w:r w:rsidRPr="007E5D0D">
        <w:rPr>
          <w:rFonts w:ascii="Arial" w:eastAsia="Arial" w:hAnsi="Arial" w:cs="Arial"/>
        </w:rPr>
        <w:t xml:space="preserve">Este Tópico apresenta </w:t>
      </w:r>
      <w:r>
        <w:rPr>
          <w:rFonts w:ascii="Arial" w:eastAsia="Arial" w:hAnsi="Arial" w:cs="Arial"/>
        </w:rPr>
        <w:t>a modelagem referente ao projeto apresentado neste documento</w:t>
      </w:r>
      <w:r w:rsidRPr="007E5D0D">
        <w:rPr>
          <w:rFonts w:ascii="Arial" w:eastAsia="Arial" w:hAnsi="Arial" w:cs="Arial"/>
        </w:rPr>
        <w:t>.</w:t>
      </w:r>
    </w:p>
    <w:p w14:paraId="38D5ACFC" w14:textId="77777777" w:rsidR="00B05BDE" w:rsidRDefault="00B05BDE" w:rsidP="00B05BDE">
      <w:pPr>
        <w:spacing w:before="15" w:line="260" w:lineRule="exact"/>
        <w:ind w:firstLine="43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Foram criados modelos baseados no paradigma Orientado a Objetos. </w:t>
      </w:r>
    </w:p>
    <w:p w14:paraId="7859FFFB" w14:textId="77777777" w:rsidR="00B05BDE" w:rsidRDefault="00B05BDE" w:rsidP="00B05BDE">
      <w:pPr>
        <w:spacing w:before="15" w:line="260" w:lineRule="exact"/>
        <w:ind w:firstLine="43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Para o desenvolvimento dos modelos do sistema a ser gerado foi utilizada a Linguagem de Unificada de Modelos (UML).</w:t>
      </w:r>
    </w:p>
    <w:p w14:paraId="2FBE487B" w14:textId="77777777" w:rsidR="00B05BDE" w:rsidRDefault="00B05BDE" w:rsidP="00B05BDE">
      <w:pPr>
        <w:spacing w:before="15" w:line="260" w:lineRule="exact"/>
        <w:ind w:firstLine="43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 criação dos modelos foi com auxílio das seguintes ferramentas CASE: </w:t>
      </w:r>
    </w:p>
    <w:p w14:paraId="31EF59BF" w14:textId="77777777" w:rsidR="00B05BDE" w:rsidRDefault="00B05BDE" w:rsidP="00B05BDE">
      <w:pPr>
        <w:spacing w:before="15" w:line="260" w:lineRule="exact"/>
        <w:ind w:firstLine="708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- ASTAH para modelagem dos processos do sistema (Diagramas de Use Case)</w:t>
      </w:r>
    </w:p>
    <w:p w14:paraId="4652BDAB" w14:textId="77777777" w:rsidR="00B05BDE" w:rsidRDefault="00B05BDE" w:rsidP="00B05BDE">
      <w:pPr>
        <w:spacing w:before="15" w:line="260" w:lineRule="exact"/>
        <w:ind w:firstLine="708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- Adobe Photoshop para modelagem das telas do sistema. </w:t>
      </w:r>
    </w:p>
    <w:p w14:paraId="6F431552" w14:textId="77777777" w:rsidR="00B05BDE" w:rsidRDefault="00B05BDE" w:rsidP="00B46FC0">
      <w:pPr>
        <w:spacing w:before="15" w:line="260" w:lineRule="exact"/>
        <w:ind w:firstLine="708"/>
        <w:jc w:val="both"/>
        <w:rPr>
          <w:rFonts w:ascii="Arial" w:eastAsia="Arial" w:hAnsi="Arial" w:cs="Arial"/>
        </w:rPr>
      </w:pPr>
    </w:p>
    <w:p w14:paraId="7B95E093" w14:textId="77777777" w:rsidR="00B05BDE" w:rsidRDefault="00B05BDE" w:rsidP="00B05BDE">
      <w:pPr>
        <w:pStyle w:val="Ttulo2"/>
        <w:rPr>
          <w:rFonts w:eastAsia="Arial"/>
        </w:rPr>
      </w:pPr>
      <w:bookmarkStart w:id="44" w:name="_Toc528670636"/>
      <w:commentRangeStart w:id="45"/>
      <w:r>
        <w:rPr>
          <w:rFonts w:eastAsia="Arial"/>
        </w:rPr>
        <w:t>Protótipos de Telas</w:t>
      </w:r>
      <w:bookmarkEnd w:id="44"/>
      <w:commentRangeEnd w:id="45"/>
      <w:r w:rsidR="00BE14EE">
        <w:rPr>
          <w:rStyle w:val="Refdecomentrio"/>
          <w:rFonts w:ascii="Times New Roman" w:eastAsia="Times New Roman" w:hAnsi="Times New Roman" w:cs="Times New Roman"/>
          <w:b w:val="0"/>
          <w:bCs w:val="0"/>
          <w:iCs w:val="0"/>
        </w:rPr>
        <w:commentReference w:id="45"/>
      </w:r>
    </w:p>
    <w:p w14:paraId="3FD555EC" w14:textId="77777777" w:rsidR="00B05BDE" w:rsidRDefault="00B05BDE" w:rsidP="00B05BDE">
      <w:pPr>
        <w:ind w:left="57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 seguir serão apresentados os </w:t>
      </w:r>
      <w:r>
        <w:rPr>
          <w:rFonts w:ascii="Arial" w:eastAsia="Arial" w:hAnsi="Arial" w:cs="Arial"/>
          <w:b/>
        </w:rPr>
        <w:t xml:space="preserve">protótipos </w:t>
      </w:r>
      <w:r>
        <w:rPr>
          <w:rFonts w:ascii="Arial" w:eastAsia="Arial" w:hAnsi="Arial" w:cs="Arial"/>
        </w:rPr>
        <w:t>das telas do sistema. Elas poderão sofrer alterações no decorrer do projeto.</w:t>
      </w:r>
    </w:p>
    <w:p w14:paraId="764E1593" w14:textId="77777777" w:rsidR="00177B3A" w:rsidRDefault="00285ECC" w:rsidP="00177B3A">
      <w:pPr>
        <w:pStyle w:val="Ttulo3"/>
        <w:rPr>
          <w:rFonts w:eastAsia="Arial" w:cs="Arial"/>
        </w:rPr>
      </w:pPr>
      <w:bookmarkStart w:id="46" w:name="_Toc528670637"/>
      <w:r w:rsidRPr="00A47ED3">
        <w:rPr>
          <w:rFonts w:eastAsia="Arial"/>
        </w:rPr>
        <w:t xml:space="preserve">Protótipo da tela de </w:t>
      </w:r>
      <w:r>
        <w:rPr>
          <w:rFonts w:eastAsia="Arial" w:cs="Arial"/>
        </w:rPr>
        <w:t>l</w:t>
      </w:r>
      <w:r w:rsidR="00177B3A">
        <w:rPr>
          <w:rFonts w:eastAsia="Arial" w:cs="Arial"/>
        </w:rPr>
        <w:t>ogin</w:t>
      </w:r>
      <w:bookmarkEnd w:id="46"/>
    </w:p>
    <w:p w14:paraId="2C9E9640" w14:textId="475AF1C0" w:rsidR="00177B3A" w:rsidRPr="00177B3A" w:rsidRDefault="00AD46E7" w:rsidP="00177B3A">
      <w:pPr>
        <w:jc w:val="center"/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 wp14:anchorId="06F9380F" wp14:editId="75E18D5C">
            <wp:extent cx="4305300" cy="3059891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nicio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779" cy="306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4B0BC" w14:textId="3B01E85A" w:rsidR="00177B3A" w:rsidRDefault="00177B3A" w:rsidP="00177B3A">
      <w:pPr>
        <w:pStyle w:val="Ttulo3"/>
        <w:rPr>
          <w:rFonts w:eastAsia="Arial" w:cs="Arial"/>
        </w:rPr>
      </w:pPr>
      <w:bookmarkStart w:id="47" w:name="_Toc528670639"/>
      <w:r>
        <w:rPr>
          <w:rFonts w:eastAsia="Arial" w:cs="Arial"/>
        </w:rPr>
        <w:t>Protótipo da tela de usuários</w:t>
      </w:r>
      <w:bookmarkEnd w:id="47"/>
    </w:p>
    <w:p w14:paraId="7B3CD53D" w14:textId="1A005750" w:rsidR="00D6113B" w:rsidRPr="00D6113B" w:rsidRDefault="00AD46E7" w:rsidP="00D6113B">
      <w:pPr>
        <w:jc w:val="center"/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 wp14:anchorId="1A2269F6" wp14:editId="1F117BE4">
            <wp:extent cx="4565088" cy="324000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usuario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08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8729" w14:textId="77777777" w:rsidR="00D6113B" w:rsidRDefault="00D6113B" w:rsidP="00177B3A">
      <w:pPr>
        <w:pStyle w:val="Ttulo3"/>
        <w:rPr>
          <w:rFonts w:eastAsia="Arial" w:cs="Arial"/>
        </w:rPr>
      </w:pPr>
      <w:bookmarkStart w:id="48" w:name="_Toc528670640"/>
      <w:r>
        <w:rPr>
          <w:rFonts w:eastAsia="Arial" w:cs="Arial"/>
        </w:rPr>
        <w:lastRenderedPageBreak/>
        <w:t>Protótipo da tela de agendamentos</w:t>
      </w:r>
      <w:bookmarkEnd w:id="48"/>
    </w:p>
    <w:p w14:paraId="52C70F6D" w14:textId="67638E74" w:rsidR="00D6113B" w:rsidRPr="00D6113B" w:rsidRDefault="00AD46E7" w:rsidP="00D6113B">
      <w:pPr>
        <w:jc w:val="center"/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 wp14:anchorId="715CF724" wp14:editId="04DA75A3">
            <wp:extent cx="4560131" cy="324000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agendamento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131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B924" w14:textId="193C44C8" w:rsidR="00285ECC" w:rsidRDefault="00D6113B" w:rsidP="00177B3A">
      <w:pPr>
        <w:pStyle w:val="Ttulo3"/>
        <w:rPr>
          <w:rFonts w:eastAsia="Arial" w:cs="Arial"/>
        </w:rPr>
      </w:pPr>
      <w:bookmarkStart w:id="49" w:name="_Toc528670641"/>
      <w:r>
        <w:rPr>
          <w:rFonts w:eastAsia="Arial" w:cs="Arial"/>
        </w:rPr>
        <w:t xml:space="preserve">Protótipo da tela de </w:t>
      </w:r>
      <w:bookmarkEnd w:id="49"/>
      <w:r w:rsidR="00AD46E7">
        <w:rPr>
          <w:rFonts w:eastAsia="Arial" w:cs="Arial"/>
        </w:rPr>
        <w:t>pagamentos</w:t>
      </w:r>
    </w:p>
    <w:p w14:paraId="72766D2C" w14:textId="77777777" w:rsidR="00D6113B" w:rsidRPr="00D6113B" w:rsidRDefault="00D6113B" w:rsidP="00D6113B">
      <w:pPr>
        <w:rPr>
          <w:rFonts w:eastAsia="Arial"/>
        </w:rPr>
      </w:pPr>
    </w:p>
    <w:p w14:paraId="44471BAF" w14:textId="03C9F4CF" w:rsidR="007A5BC7" w:rsidRPr="00D6113B" w:rsidRDefault="00AD46E7" w:rsidP="00D6113B">
      <w:pPr>
        <w:jc w:val="center"/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 wp14:anchorId="75C15E3F" wp14:editId="3FB39A7A">
            <wp:extent cx="4560130" cy="324000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agamento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13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D495" w14:textId="77777777" w:rsidR="00285ECC" w:rsidRDefault="00285ECC" w:rsidP="00285ECC">
      <w:pPr>
        <w:jc w:val="both"/>
        <w:rPr>
          <w:rFonts w:ascii="Arial" w:eastAsia="Arial" w:hAnsi="Arial" w:cs="Arial"/>
          <w:b/>
        </w:rPr>
      </w:pPr>
    </w:p>
    <w:p w14:paraId="0F2C47B3" w14:textId="4BFCEF56" w:rsidR="00CB3453" w:rsidRDefault="00CB3453" w:rsidP="00285ECC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page"/>
      </w:r>
    </w:p>
    <w:p w14:paraId="30C76343" w14:textId="77777777" w:rsidR="00711CEF" w:rsidRDefault="00CB3453" w:rsidP="00711CEF">
      <w:pPr>
        <w:pStyle w:val="Ttulo2"/>
        <w:spacing w:before="0"/>
      </w:pPr>
      <w:bookmarkStart w:id="50" w:name="_Toc523151950"/>
      <w:bookmarkStart w:id="51" w:name="_Toc528670645"/>
      <w:r>
        <w:lastRenderedPageBreak/>
        <w:t>Diagramas de Use Case</w:t>
      </w:r>
      <w:bookmarkEnd w:id="50"/>
      <w:bookmarkEnd w:id="51"/>
    </w:p>
    <w:p w14:paraId="6C37D4E2" w14:textId="77777777" w:rsidR="00711CEF" w:rsidRPr="00DB1F27" w:rsidRDefault="00711CEF" w:rsidP="002D4B9D"/>
    <w:p w14:paraId="34EED03F" w14:textId="77777777" w:rsidR="00CB3453" w:rsidRDefault="00CB3453" w:rsidP="00CB3453">
      <w:pPr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 xml:space="preserve">4.2.1 Use Case </w:t>
      </w:r>
      <w:r w:rsidRPr="00962249">
        <w:rPr>
          <w:rFonts w:ascii="Arial" w:eastAsia="Arial" w:hAnsi="Arial" w:cs="Arial"/>
          <w:b/>
          <w:sz w:val="24"/>
        </w:rPr>
        <w:t>Geral</w:t>
      </w:r>
      <w:r w:rsidR="00624816">
        <w:rPr>
          <w:noProof/>
          <w:lang w:eastAsia="pt-BR"/>
        </w:rPr>
        <w:drawing>
          <wp:inline distT="0" distB="0" distL="0" distR="0" wp14:anchorId="41A5DF1B" wp14:editId="136CE9C6">
            <wp:extent cx="5505450" cy="8693646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 case geral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695" cy="869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DB53" w14:textId="77777777" w:rsidR="00624816" w:rsidRDefault="00624816" w:rsidP="00CB3453"/>
    <w:p w14:paraId="5065E235" w14:textId="77777777" w:rsidR="00CB3453" w:rsidRDefault="00CB3453" w:rsidP="00CB3453">
      <w:pPr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lastRenderedPageBreak/>
        <w:t>4.2.2 Manter Usuários</w:t>
      </w:r>
    </w:p>
    <w:p w14:paraId="6FA3EA09" w14:textId="77777777" w:rsidR="005B66DD" w:rsidRPr="001C221D" w:rsidRDefault="005B66DD" w:rsidP="00CB3453"/>
    <w:p w14:paraId="7E5652DA" w14:textId="77777777" w:rsidR="00CB3453" w:rsidRDefault="005B66DD" w:rsidP="00CD125D">
      <w:pPr>
        <w:jc w:val="center"/>
      </w:pPr>
      <w:r>
        <w:rPr>
          <w:noProof/>
          <w:lang w:eastAsia="pt-BR"/>
        </w:rPr>
        <w:drawing>
          <wp:inline distT="0" distB="0" distL="0" distR="0" wp14:anchorId="54511809" wp14:editId="4613F992">
            <wp:extent cx="5425440" cy="367178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UseCase Manter Usuário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794" cy="369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57180" w14:textId="77777777" w:rsidR="00CD125D" w:rsidRPr="003A3416" w:rsidRDefault="00CD125D" w:rsidP="00CD125D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75A29E3" wp14:editId="2905A6C2">
            <wp:extent cx="5402097" cy="92297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nter Usuários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813" cy="923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02286" w14:textId="77777777" w:rsidR="00CB3453" w:rsidRDefault="00CB3453" w:rsidP="00CB3453">
      <w:pPr>
        <w:spacing w:after="200" w:line="276" w:lineRule="auto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br w:type="page"/>
      </w:r>
    </w:p>
    <w:p w14:paraId="5AC96584" w14:textId="77777777" w:rsidR="00CB3453" w:rsidRPr="00B2255B" w:rsidRDefault="00CB3453" w:rsidP="00CB3453">
      <w:r>
        <w:rPr>
          <w:rFonts w:ascii="Arial" w:eastAsia="Arial" w:hAnsi="Arial" w:cs="Arial"/>
          <w:b/>
          <w:sz w:val="24"/>
        </w:rPr>
        <w:lastRenderedPageBreak/>
        <w:t>4.2.3 Efetuar Login</w:t>
      </w:r>
    </w:p>
    <w:p w14:paraId="7B4855F0" w14:textId="77777777" w:rsidR="00CB3453" w:rsidRDefault="00B2008D" w:rsidP="00B2008D">
      <w:pPr>
        <w:jc w:val="center"/>
      </w:pPr>
      <w:r>
        <w:rPr>
          <w:noProof/>
          <w:lang w:eastAsia="pt-BR"/>
        </w:rPr>
        <w:drawing>
          <wp:inline distT="0" distB="0" distL="0" distR="0" wp14:anchorId="58DB2A48" wp14:editId="6AF1E2C5">
            <wp:extent cx="5398879" cy="267652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UseCase Efetuar Login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659" cy="267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5C1FD" w14:textId="77777777" w:rsidR="00B2008D" w:rsidRDefault="00B2008D" w:rsidP="00B2008D">
      <w:pPr>
        <w:jc w:val="center"/>
      </w:pPr>
      <w:r>
        <w:rPr>
          <w:noProof/>
          <w:lang w:eastAsia="pt-BR"/>
        </w:rPr>
        <w:drawing>
          <wp:inline distT="0" distB="0" distL="0" distR="0" wp14:anchorId="5C959EDE" wp14:editId="72FC9BDD">
            <wp:extent cx="5714286" cy="54000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fetuar Login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CCAB" w14:textId="77777777" w:rsidR="00CB3453" w:rsidRPr="001D02F7" w:rsidRDefault="00CB3453" w:rsidP="00CB3453">
      <w:pPr>
        <w:spacing w:after="200" w:line="276" w:lineRule="auto"/>
      </w:pPr>
      <w:r>
        <w:br w:type="page"/>
      </w:r>
    </w:p>
    <w:p w14:paraId="0B1B9A16" w14:textId="77777777" w:rsidR="00CB3453" w:rsidRDefault="00CB3453" w:rsidP="00CB3453"/>
    <w:p w14:paraId="3CF2E8ED" w14:textId="77777777" w:rsidR="00CB3453" w:rsidRDefault="00CB3453" w:rsidP="00CB3453">
      <w:pPr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4.2.4 Manter Clientes</w:t>
      </w:r>
    </w:p>
    <w:p w14:paraId="4DDEA902" w14:textId="77777777" w:rsidR="00CB3453" w:rsidRDefault="00B2008D" w:rsidP="00B2008D">
      <w:pPr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noProof/>
          <w:sz w:val="24"/>
          <w:lang w:eastAsia="pt-BR"/>
        </w:rPr>
        <w:drawing>
          <wp:inline distT="0" distB="0" distL="0" distR="0" wp14:anchorId="5FF458BB" wp14:editId="3BFCEA0E">
            <wp:extent cx="5760085" cy="34169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UseCase Manter Clientes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6948E" w14:textId="77777777" w:rsidR="00B2008D" w:rsidRDefault="00B2008D" w:rsidP="00B2008D">
      <w:pPr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noProof/>
          <w:sz w:val="24"/>
          <w:lang w:eastAsia="pt-BR"/>
        </w:rPr>
        <w:lastRenderedPageBreak/>
        <w:drawing>
          <wp:inline distT="0" distB="0" distL="0" distR="0" wp14:anchorId="70ABF90B" wp14:editId="107E12A9">
            <wp:extent cx="5024884" cy="915352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nter Clientes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145" cy="915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DFBD5" w14:textId="77777777" w:rsidR="00CB3453" w:rsidRDefault="00CB3453" w:rsidP="00CB3453">
      <w:pPr>
        <w:spacing w:after="200" w:line="276" w:lineRule="auto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br w:type="page"/>
      </w:r>
    </w:p>
    <w:p w14:paraId="5932D1C0" w14:textId="77777777" w:rsidR="00CB3453" w:rsidRPr="00B2255B" w:rsidRDefault="00CB3453" w:rsidP="00CB3453"/>
    <w:p w14:paraId="0DA59583" w14:textId="77777777" w:rsidR="00CB3453" w:rsidRDefault="00CB3453" w:rsidP="00CB3453">
      <w:pPr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4.2.5 Manter Animais</w:t>
      </w:r>
    </w:p>
    <w:p w14:paraId="24656A9B" w14:textId="77777777" w:rsidR="00CB3453" w:rsidRDefault="00A024EE" w:rsidP="00CB3453">
      <w:pPr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noProof/>
          <w:sz w:val="24"/>
          <w:lang w:eastAsia="pt-BR"/>
        </w:rPr>
        <w:drawing>
          <wp:inline distT="0" distB="0" distL="0" distR="0" wp14:anchorId="4F9E9404" wp14:editId="11A14741">
            <wp:extent cx="5760085" cy="342074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seCase Manter Animais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76FA2" w14:textId="77777777" w:rsidR="00B2008D" w:rsidRDefault="00B2008D" w:rsidP="00CB3453">
      <w:pPr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noProof/>
          <w:sz w:val="24"/>
          <w:lang w:eastAsia="pt-BR"/>
        </w:rPr>
        <w:lastRenderedPageBreak/>
        <w:drawing>
          <wp:inline distT="0" distB="0" distL="0" distR="0" wp14:anchorId="73374E5E" wp14:editId="2BC67079">
            <wp:extent cx="4746471" cy="92011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nter Animais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594" cy="921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283F3" w14:textId="77777777" w:rsidR="00CB3453" w:rsidRPr="00B2255B" w:rsidRDefault="00CB3453" w:rsidP="00CB3453">
      <w:pPr>
        <w:spacing w:after="200" w:line="276" w:lineRule="auto"/>
      </w:pPr>
      <w:r>
        <w:br w:type="page"/>
      </w:r>
    </w:p>
    <w:p w14:paraId="73CCE2E8" w14:textId="77777777" w:rsidR="00CB3453" w:rsidRDefault="00CB3453" w:rsidP="00CB3453">
      <w:pPr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lastRenderedPageBreak/>
        <w:t>4.2.</w:t>
      </w:r>
      <w:r w:rsidR="00E81FF0">
        <w:rPr>
          <w:rFonts w:ascii="Arial" w:eastAsia="Arial" w:hAnsi="Arial" w:cs="Arial"/>
          <w:b/>
          <w:sz w:val="24"/>
        </w:rPr>
        <w:t xml:space="preserve">6 </w:t>
      </w:r>
      <w:r>
        <w:rPr>
          <w:rFonts w:ascii="Arial" w:eastAsia="Arial" w:hAnsi="Arial" w:cs="Arial"/>
          <w:b/>
          <w:sz w:val="24"/>
        </w:rPr>
        <w:t>Manter Serviços</w:t>
      </w:r>
    </w:p>
    <w:p w14:paraId="1629D220" w14:textId="77777777" w:rsidR="00CB3453" w:rsidRDefault="00B2008D" w:rsidP="00CB3453">
      <w:pPr>
        <w:jc w:val="center"/>
      </w:pPr>
      <w:r>
        <w:rPr>
          <w:noProof/>
          <w:lang w:eastAsia="pt-BR"/>
        </w:rPr>
        <w:drawing>
          <wp:inline distT="0" distB="0" distL="0" distR="0" wp14:anchorId="76D5A367" wp14:editId="7CEA9143">
            <wp:extent cx="5760085" cy="441769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UseCase Manter Serviços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EC235" w14:textId="77777777" w:rsidR="00B2008D" w:rsidRDefault="00B2008D" w:rsidP="00CB3453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4DD3B871" wp14:editId="4E579FB1">
            <wp:extent cx="5334865" cy="909637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anter Serviços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6295" cy="909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D4803" w14:textId="77777777" w:rsidR="00CB3453" w:rsidRDefault="00CB3453" w:rsidP="00CB3453">
      <w:pPr>
        <w:spacing w:after="200" w:line="276" w:lineRule="auto"/>
      </w:pPr>
      <w:r>
        <w:br w:type="page"/>
      </w:r>
    </w:p>
    <w:p w14:paraId="67609658" w14:textId="77777777" w:rsidR="00576305" w:rsidRDefault="00CB3453" w:rsidP="002D4B9D">
      <w:pPr>
        <w:spacing w:line="276" w:lineRule="auto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lastRenderedPageBreak/>
        <w:t>4.2.</w:t>
      </w:r>
      <w:r w:rsidR="00E81FF0">
        <w:rPr>
          <w:rFonts w:ascii="Arial" w:eastAsia="Arial" w:hAnsi="Arial" w:cs="Arial"/>
          <w:b/>
          <w:sz w:val="24"/>
        </w:rPr>
        <w:t xml:space="preserve">7 </w:t>
      </w:r>
      <w:r>
        <w:rPr>
          <w:rFonts w:ascii="Arial" w:eastAsia="Arial" w:hAnsi="Arial" w:cs="Arial"/>
          <w:b/>
          <w:sz w:val="24"/>
        </w:rPr>
        <w:t>Manter Planos</w:t>
      </w:r>
      <w:r w:rsidR="00036AB3">
        <w:rPr>
          <w:rFonts w:ascii="Arial" w:eastAsia="Arial" w:hAnsi="Arial" w:cs="Arial"/>
          <w:b/>
          <w:sz w:val="24"/>
        </w:rPr>
        <w:t xml:space="preserve"> de Agendamento</w:t>
      </w:r>
    </w:p>
    <w:p w14:paraId="7F74A686" w14:textId="77777777" w:rsidR="00320FF5" w:rsidRDefault="00A024EE" w:rsidP="00193A54">
      <w:pPr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noProof/>
          <w:sz w:val="24"/>
          <w:lang w:eastAsia="pt-BR"/>
        </w:rPr>
        <w:drawing>
          <wp:inline distT="0" distB="0" distL="0" distR="0" wp14:anchorId="12961E93" wp14:editId="241F95A4">
            <wp:extent cx="5760085" cy="516001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seCase Manter Planos de Agendamento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6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56CD9" w14:textId="77777777" w:rsidR="00CB3453" w:rsidRPr="00A53809" w:rsidRDefault="00320FF5" w:rsidP="00193A54">
      <w:pPr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noProof/>
          <w:sz w:val="24"/>
          <w:lang w:eastAsia="pt-BR"/>
        </w:rPr>
        <w:lastRenderedPageBreak/>
        <w:drawing>
          <wp:inline distT="0" distB="0" distL="0" distR="0" wp14:anchorId="6ABC7CCF" wp14:editId="5C0CEEEF">
            <wp:extent cx="5100184" cy="917257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nter Planos de Agendamentos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930" cy="918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3453">
        <w:rPr>
          <w:rFonts w:ascii="Arial" w:eastAsia="Arial" w:hAnsi="Arial" w:cs="Arial"/>
          <w:b/>
          <w:sz w:val="24"/>
        </w:rPr>
        <w:br w:type="page"/>
      </w:r>
    </w:p>
    <w:p w14:paraId="6BCD9892" w14:textId="77777777" w:rsidR="00CB3453" w:rsidRPr="00B2255B" w:rsidRDefault="00CB3453" w:rsidP="00CB3453">
      <w:r>
        <w:rPr>
          <w:rFonts w:ascii="Arial" w:eastAsia="Arial" w:hAnsi="Arial" w:cs="Arial"/>
          <w:b/>
          <w:sz w:val="24"/>
        </w:rPr>
        <w:lastRenderedPageBreak/>
        <w:t>4.2.</w:t>
      </w:r>
      <w:r w:rsidR="00E81FF0">
        <w:rPr>
          <w:rFonts w:ascii="Arial" w:eastAsia="Arial" w:hAnsi="Arial" w:cs="Arial"/>
          <w:b/>
          <w:sz w:val="24"/>
        </w:rPr>
        <w:t xml:space="preserve">8 </w:t>
      </w:r>
      <w:r w:rsidR="00320FF5">
        <w:rPr>
          <w:rFonts w:ascii="Arial" w:eastAsia="Arial" w:hAnsi="Arial" w:cs="Arial"/>
          <w:b/>
          <w:sz w:val="24"/>
        </w:rPr>
        <w:t>Gerenciar</w:t>
      </w:r>
      <w:r>
        <w:rPr>
          <w:rFonts w:ascii="Arial" w:eastAsia="Arial" w:hAnsi="Arial" w:cs="Arial"/>
          <w:b/>
          <w:sz w:val="24"/>
        </w:rPr>
        <w:t xml:space="preserve"> Agendamentos</w:t>
      </w:r>
    </w:p>
    <w:p w14:paraId="49630DC7" w14:textId="77777777" w:rsidR="00CB3453" w:rsidRDefault="00A024EE" w:rsidP="00CB3453">
      <w:pPr>
        <w:jc w:val="center"/>
      </w:pPr>
      <w:r>
        <w:rPr>
          <w:noProof/>
          <w:lang w:eastAsia="pt-BR"/>
        </w:rPr>
        <w:drawing>
          <wp:inline distT="0" distB="0" distL="0" distR="0" wp14:anchorId="77372994" wp14:editId="1A42FC0B">
            <wp:extent cx="5760085" cy="319341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seCase Gerenciar Agendamentos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6521" w14:textId="77777777" w:rsidR="00320FF5" w:rsidRDefault="00320FF5" w:rsidP="00CB3453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6CBED6B" wp14:editId="285FD6EC">
            <wp:extent cx="5460119" cy="91821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erenciar Agendamentos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205" cy="918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9B06" w14:textId="77777777" w:rsidR="00CB3453" w:rsidRDefault="00CB3453" w:rsidP="00CB3453">
      <w:pPr>
        <w:spacing w:after="200" w:line="276" w:lineRule="auto"/>
      </w:pPr>
      <w:r>
        <w:br w:type="page"/>
      </w:r>
    </w:p>
    <w:p w14:paraId="4AE00EB8" w14:textId="77777777" w:rsidR="00A81667" w:rsidRDefault="00CB3453" w:rsidP="002D4B9D">
      <w:pPr>
        <w:spacing w:line="276" w:lineRule="auto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lastRenderedPageBreak/>
        <w:t>4.2.</w:t>
      </w:r>
      <w:r w:rsidR="00A81667">
        <w:rPr>
          <w:rFonts w:ascii="Arial" w:eastAsia="Arial" w:hAnsi="Arial" w:cs="Arial"/>
          <w:b/>
          <w:sz w:val="24"/>
        </w:rPr>
        <w:t>9</w:t>
      </w:r>
      <w:r w:rsidR="00320FF5">
        <w:rPr>
          <w:rFonts w:ascii="Arial" w:eastAsia="Arial" w:hAnsi="Arial" w:cs="Arial"/>
          <w:b/>
          <w:sz w:val="24"/>
        </w:rPr>
        <w:t xml:space="preserve"> Registrar Pagamentos</w:t>
      </w:r>
    </w:p>
    <w:p w14:paraId="10A18502" w14:textId="77777777" w:rsidR="00320FF5" w:rsidRDefault="00320FF5" w:rsidP="00320FF5">
      <w:pPr>
        <w:spacing w:line="276" w:lineRule="auto"/>
        <w:jc w:val="center"/>
      </w:pPr>
      <w:r>
        <w:rPr>
          <w:noProof/>
          <w:lang w:eastAsia="pt-BR"/>
        </w:rPr>
        <w:drawing>
          <wp:inline distT="0" distB="0" distL="0" distR="0" wp14:anchorId="7FC4E649" wp14:editId="3FC37475">
            <wp:extent cx="5760085" cy="330454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gistrar Pagamentos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613D" w14:textId="77777777" w:rsidR="00320FF5" w:rsidRPr="00E72404" w:rsidRDefault="00320FF5" w:rsidP="00320FF5">
      <w:pPr>
        <w:spacing w:line="276" w:lineRule="au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485782BF" wp14:editId="603FB5D9">
            <wp:extent cx="5714286" cy="776190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gistrar Pagamentos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7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72DE2" w14:textId="77777777" w:rsidR="00CB3453" w:rsidRDefault="00CB3453" w:rsidP="00CB3453">
      <w:pPr>
        <w:spacing w:after="200" w:line="276" w:lineRule="auto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br w:type="page"/>
      </w:r>
    </w:p>
    <w:p w14:paraId="27E8374E" w14:textId="77777777" w:rsidR="00320FF5" w:rsidRDefault="00320FF5" w:rsidP="00320FF5">
      <w:pPr>
        <w:spacing w:line="276" w:lineRule="auto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lastRenderedPageBreak/>
        <w:t>4.2.10 Emitir Relatório de Serviços</w:t>
      </w:r>
    </w:p>
    <w:p w14:paraId="129E7D03" w14:textId="77777777" w:rsidR="00320FF5" w:rsidRDefault="00A024EE" w:rsidP="00320FF5">
      <w:pPr>
        <w:spacing w:line="276" w:lineRule="auto"/>
        <w:jc w:val="center"/>
      </w:pPr>
      <w:r>
        <w:rPr>
          <w:noProof/>
          <w:lang w:eastAsia="pt-BR"/>
        </w:rPr>
        <w:drawing>
          <wp:inline distT="0" distB="0" distL="0" distR="0" wp14:anchorId="07302538" wp14:editId="5D109196">
            <wp:extent cx="5760085" cy="347154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seCase Emitir Relatório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E8F1D" w14:textId="77777777" w:rsidR="00320FF5" w:rsidRPr="00E72404" w:rsidRDefault="00426D9A" w:rsidP="00320FF5">
      <w:pPr>
        <w:spacing w:line="276" w:lineRule="auto"/>
        <w:jc w:val="center"/>
      </w:pPr>
      <w:r>
        <w:rPr>
          <w:noProof/>
          <w:lang w:eastAsia="pt-BR"/>
        </w:rPr>
        <w:drawing>
          <wp:inline distT="0" distB="0" distL="0" distR="0" wp14:anchorId="5FAE02D4" wp14:editId="31AF68F7">
            <wp:extent cx="5714286" cy="5514286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mitir Relatório de Serviços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5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4020" w14:textId="77777777" w:rsidR="00320FF5" w:rsidRDefault="00320FF5" w:rsidP="00CB3453">
      <w:pPr>
        <w:rPr>
          <w:rFonts w:ascii="Arial" w:eastAsia="Arial" w:hAnsi="Arial" w:cs="Arial"/>
          <w:b/>
          <w:sz w:val="24"/>
        </w:rPr>
      </w:pPr>
    </w:p>
    <w:p w14:paraId="03E9D762" w14:textId="77777777" w:rsidR="00CB3453" w:rsidRPr="00B2255B" w:rsidRDefault="00CB3453" w:rsidP="00CB3453">
      <w:r>
        <w:rPr>
          <w:rFonts w:ascii="Arial" w:eastAsia="Arial" w:hAnsi="Arial" w:cs="Arial"/>
          <w:b/>
          <w:sz w:val="24"/>
        </w:rPr>
        <w:lastRenderedPageBreak/>
        <w:t>4.2.1</w:t>
      </w:r>
      <w:r w:rsidR="00320FF5">
        <w:rPr>
          <w:rFonts w:ascii="Arial" w:eastAsia="Arial" w:hAnsi="Arial" w:cs="Arial"/>
          <w:b/>
          <w:sz w:val="24"/>
        </w:rPr>
        <w:t>1</w:t>
      </w:r>
      <w:r>
        <w:rPr>
          <w:rFonts w:ascii="Arial" w:eastAsia="Arial" w:hAnsi="Arial" w:cs="Arial"/>
          <w:b/>
          <w:sz w:val="24"/>
        </w:rPr>
        <w:t xml:space="preserve"> Emitir Relatório de Faturamento</w:t>
      </w:r>
    </w:p>
    <w:p w14:paraId="3CF87037" w14:textId="77777777" w:rsidR="00CB3453" w:rsidRDefault="00A024EE" w:rsidP="00CB3453">
      <w:pPr>
        <w:jc w:val="center"/>
      </w:pPr>
      <w:r>
        <w:rPr>
          <w:noProof/>
          <w:lang w:eastAsia="pt-BR"/>
        </w:rPr>
        <w:drawing>
          <wp:inline distT="0" distB="0" distL="0" distR="0" wp14:anchorId="315A9F6D" wp14:editId="7CA2EE50">
            <wp:extent cx="5410200" cy="3597058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UseCase Emitir Relatório de faturamento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254" cy="360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CEDD" w14:textId="77777777" w:rsidR="00320FF5" w:rsidRDefault="00426D9A" w:rsidP="00CB3453">
      <w:pPr>
        <w:jc w:val="center"/>
      </w:pPr>
      <w:r>
        <w:rPr>
          <w:noProof/>
          <w:lang w:eastAsia="pt-BR"/>
        </w:rPr>
        <w:drawing>
          <wp:inline distT="0" distB="0" distL="0" distR="0" wp14:anchorId="119D6B7A" wp14:editId="5F30D6E6">
            <wp:extent cx="5714286" cy="5514286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mitir Relatório de Faturamento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5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C8CD" w14:textId="77777777" w:rsidR="00CB3453" w:rsidRDefault="00CB3453" w:rsidP="00CB3453">
      <w:pPr>
        <w:spacing w:after="200" w:line="276" w:lineRule="auto"/>
      </w:pPr>
      <w:r>
        <w:br w:type="page"/>
      </w:r>
    </w:p>
    <w:p w14:paraId="21DD5C7B" w14:textId="77777777" w:rsidR="00CB3453" w:rsidRDefault="00CB3453" w:rsidP="002D4B9D">
      <w:pPr>
        <w:spacing w:after="200" w:line="276" w:lineRule="auto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lastRenderedPageBreak/>
        <w:t>4.2.1</w:t>
      </w:r>
      <w:r w:rsidR="00320FF5">
        <w:rPr>
          <w:rFonts w:ascii="Arial" w:eastAsia="Arial" w:hAnsi="Arial" w:cs="Arial"/>
          <w:b/>
          <w:sz w:val="24"/>
        </w:rPr>
        <w:t>2</w:t>
      </w:r>
      <w:r>
        <w:rPr>
          <w:rFonts w:ascii="Arial" w:eastAsia="Arial" w:hAnsi="Arial" w:cs="Arial"/>
          <w:b/>
          <w:sz w:val="24"/>
        </w:rPr>
        <w:t xml:space="preserve"> Emitir Relatório de Planos</w:t>
      </w:r>
      <w:r w:rsidR="00576305">
        <w:rPr>
          <w:rFonts w:ascii="Arial" w:eastAsia="Arial" w:hAnsi="Arial" w:cs="Arial"/>
          <w:b/>
          <w:sz w:val="24"/>
        </w:rPr>
        <w:t xml:space="preserve"> de Agendamento</w:t>
      </w:r>
    </w:p>
    <w:p w14:paraId="4431A5D6" w14:textId="77777777" w:rsidR="00CB3453" w:rsidRDefault="004E278F" w:rsidP="00CB3453">
      <w:pPr>
        <w:jc w:val="center"/>
      </w:pPr>
      <w:r>
        <w:rPr>
          <w:noProof/>
          <w:lang w:eastAsia="pt-BR"/>
        </w:rPr>
        <w:drawing>
          <wp:inline distT="0" distB="0" distL="0" distR="0" wp14:anchorId="6FB11C81" wp14:editId="789F70BA">
            <wp:extent cx="5760085" cy="364553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UseCase Emitir Relatório de planos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E3B3" w14:textId="77777777" w:rsidR="00E62EBE" w:rsidRPr="00B2255B" w:rsidRDefault="001405D9" w:rsidP="00CB3453">
      <w:pPr>
        <w:jc w:val="center"/>
      </w:pPr>
      <w:r>
        <w:rPr>
          <w:noProof/>
          <w:lang w:eastAsia="pt-BR"/>
        </w:rPr>
        <w:drawing>
          <wp:inline distT="0" distB="0" distL="0" distR="0" wp14:anchorId="17B4971E" wp14:editId="06162402">
            <wp:extent cx="5714286" cy="54000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Emitir Relatório de Planos de Agendamento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32583" w14:textId="77777777" w:rsidR="00CB3453" w:rsidRDefault="00CB3453" w:rsidP="00CB3453">
      <w:pPr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br w:type="page"/>
      </w:r>
      <w:r>
        <w:rPr>
          <w:rFonts w:ascii="Arial" w:eastAsia="Arial" w:hAnsi="Arial" w:cs="Arial"/>
          <w:b/>
          <w:sz w:val="24"/>
        </w:rPr>
        <w:lastRenderedPageBreak/>
        <w:t>4.2.</w:t>
      </w:r>
      <w:r w:rsidR="00320FF5">
        <w:rPr>
          <w:rFonts w:ascii="Arial" w:eastAsia="Arial" w:hAnsi="Arial" w:cs="Arial"/>
          <w:b/>
          <w:sz w:val="24"/>
        </w:rPr>
        <w:t>13</w:t>
      </w:r>
      <w:r>
        <w:rPr>
          <w:rFonts w:ascii="Arial" w:eastAsia="Arial" w:hAnsi="Arial" w:cs="Arial"/>
          <w:b/>
          <w:sz w:val="24"/>
        </w:rPr>
        <w:t xml:space="preserve"> Emitir Relatório de Clientes e Animais Cadastrados</w:t>
      </w:r>
    </w:p>
    <w:p w14:paraId="0C330A7B" w14:textId="77777777" w:rsidR="00842C2C" w:rsidRDefault="004E278F" w:rsidP="00E62EBE">
      <w:pPr>
        <w:jc w:val="center"/>
      </w:pPr>
      <w:bookmarkStart w:id="52" w:name="_Toc517630581"/>
      <w:bookmarkStart w:id="53" w:name="_Toc517630786"/>
      <w:bookmarkStart w:id="54" w:name="_Toc517630582"/>
      <w:bookmarkStart w:id="55" w:name="_Toc517630787"/>
      <w:bookmarkStart w:id="56" w:name="_Toc517630583"/>
      <w:bookmarkStart w:id="57" w:name="_Toc517630788"/>
      <w:bookmarkStart w:id="58" w:name="_Toc517630584"/>
      <w:bookmarkStart w:id="59" w:name="_Toc517630789"/>
      <w:bookmarkStart w:id="60" w:name="_Toc517630585"/>
      <w:bookmarkStart w:id="61" w:name="_Toc517630790"/>
      <w:bookmarkStart w:id="62" w:name="_Toc517630586"/>
      <w:bookmarkStart w:id="63" w:name="_Toc517630791"/>
      <w:bookmarkStart w:id="64" w:name="_Toc517630587"/>
      <w:bookmarkStart w:id="65" w:name="_Toc517630792"/>
      <w:bookmarkStart w:id="66" w:name="_Toc517630588"/>
      <w:bookmarkStart w:id="67" w:name="_Toc517630793"/>
      <w:bookmarkStart w:id="68" w:name="_Toc517630589"/>
      <w:bookmarkStart w:id="69" w:name="_Toc517630794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r>
        <w:rPr>
          <w:noProof/>
          <w:lang w:eastAsia="pt-BR"/>
        </w:rPr>
        <w:drawing>
          <wp:inline distT="0" distB="0" distL="0" distR="0" wp14:anchorId="1A70067E" wp14:editId="56B5D83A">
            <wp:extent cx="5760085" cy="360362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UseCase Emitir Relatório de clientes e serviços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5B5C7" w14:textId="77777777" w:rsidR="00EC5547" w:rsidRDefault="001405D9" w:rsidP="00E62EBE">
      <w:pPr>
        <w:jc w:val="center"/>
      </w:pPr>
      <w:r>
        <w:rPr>
          <w:noProof/>
          <w:lang w:eastAsia="pt-BR"/>
        </w:rPr>
        <w:drawing>
          <wp:inline distT="0" distB="0" distL="0" distR="0" wp14:anchorId="19351BB7" wp14:editId="2574EB83">
            <wp:extent cx="5714286" cy="5514286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mitir Relatório de Clientes e Animais Cadastrados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5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4366" w14:textId="77777777" w:rsidR="00F905E1" w:rsidRDefault="00F905E1" w:rsidP="00F905E1">
      <w:pPr>
        <w:pStyle w:val="Ttulo2"/>
        <w:rPr>
          <w:rFonts w:eastAsia="Arial"/>
        </w:rPr>
      </w:pPr>
      <w:bookmarkStart w:id="70" w:name="_Toc528670646"/>
      <w:r>
        <w:rPr>
          <w:rFonts w:eastAsia="Arial"/>
        </w:rPr>
        <w:lastRenderedPageBreak/>
        <w:t>Diagrama de Classe</w:t>
      </w:r>
      <w:bookmarkEnd w:id="70"/>
    </w:p>
    <w:p w14:paraId="0D156B10" w14:textId="77777777" w:rsidR="00F905E1" w:rsidRPr="00F905E1" w:rsidRDefault="006D723A" w:rsidP="00E30775">
      <w:pPr>
        <w:jc w:val="center"/>
        <w:rPr>
          <w:rFonts w:eastAsia="Arial"/>
        </w:rPr>
      </w:pPr>
      <w:r>
        <w:rPr>
          <w:rFonts w:eastAsia="Arial"/>
          <w:noProof/>
          <w:lang w:eastAsia="pt-BR"/>
        </w:rPr>
        <w:drawing>
          <wp:inline distT="0" distB="0" distL="0" distR="0" wp14:anchorId="117BC4A1" wp14:editId="54330544">
            <wp:extent cx="5753100" cy="3257550"/>
            <wp:effectExtent l="0" t="0" r="0" b="0"/>
            <wp:docPr id="39" name="Imagem 1" descr="Diagrama de Clas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a de Classe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8F179" w14:textId="77777777" w:rsidR="004D2AD0" w:rsidRPr="004D2AD0" w:rsidRDefault="004D2AD0" w:rsidP="003B35F3">
      <w:pPr>
        <w:pStyle w:val="Ttulo2"/>
        <w:rPr>
          <w:rFonts w:eastAsia="Arial"/>
        </w:rPr>
      </w:pPr>
      <w:bookmarkStart w:id="71" w:name="_Toc528670647"/>
      <w:r w:rsidRPr="004D2AD0">
        <w:rPr>
          <w:rFonts w:eastAsia="Arial"/>
        </w:rPr>
        <w:lastRenderedPageBreak/>
        <w:t>Diagrama de Sequência</w:t>
      </w:r>
      <w:bookmarkEnd w:id="71"/>
    </w:p>
    <w:p w14:paraId="17146C53" w14:textId="77777777" w:rsidR="0094581C" w:rsidRDefault="0094581C" w:rsidP="0094581C">
      <w:pPr>
        <w:pStyle w:val="Ttulo3"/>
        <w:rPr>
          <w:rFonts w:eastAsia="Arial"/>
        </w:rPr>
      </w:pPr>
      <w:bookmarkStart w:id="72" w:name="_Toc528670648"/>
      <w:r>
        <w:rPr>
          <w:rFonts w:eastAsia="Arial"/>
        </w:rPr>
        <w:t>Manter Clientes</w:t>
      </w:r>
      <w:bookmarkEnd w:id="72"/>
    </w:p>
    <w:p w14:paraId="058C7CEE" w14:textId="77777777" w:rsidR="0094581C" w:rsidRDefault="007219B8" w:rsidP="0094581C">
      <w:pPr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noProof/>
          <w:sz w:val="24"/>
          <w:lang w:eastAsia="pt-BR"/>
        </w:rPr>
        <w:drawing>
          <wp:inline distT="0" distB="0" distL="0" distR="0" wp14:anchorId="445DE50F" wp14:editId="612944BE">
            <wp:extent cx="5760085" cy="5633720"/>
            <wp:effectExtent l="19050" t="0" r="0" b="0"/>
            <wp:docPr id="1" name="Imagem 0" descr="Manter Clie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 Clientes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63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16297" w14:textId="77777777" w:rsidR="009461BC" w:rsidRDefault="009461BC" w:rsidP="009461BC">
      <w:pPr>
        <w:pStyle w:val="Ttulo3"/>
        <w:rPr>
          <w:rFonts w:eastAsia="Arial"/>
        </w:rPr>
      </w:pPr>
      <w:bookmarkStart w:id="73" w:name="_Toc528670649"/>
      <w:r>
        <w:rPr>
          <w:rFonts w:eastAsia="Arial"/>
        </w:rPr>
        <w:lastRenderedPageBreak/>
        <w:t>Manter Serviços</w:t>
      </w:r>
      <w:bookmarkEnd w:id="73"/>
    </w:p>
    <w:p w14:paraId="3F503A89" w14:textId="77777777" w:rsidR="009461BC" w:rsidRPr="009461BC" w:rsidRDefault="009461BC" w:rsidP="009461BC">
      <w:pPr>
        <w:jc w:val="center"/>
        <w:rPr>
          <w:rFonts w:eastAsia="Arial"/>
        </w:rPr>
      </w:pPr>
      <w:r>
        <w:rPr>
          <w:rFonts w:eastAsia="Arial"/>
          <w:noProof/>
          <w:lang w:eastAsia="pt-BR"/>
        </w:rPr>
        <w:drawing>
          <wp:inline distT="0" distB="0" distL="0" distR="0" wp14:anchorId="073F1421" wp14:editId="19F3E712">
            <wp:extent cx="5760085" cy="6703695"/>
            <wp:effectExtent l="0" t="0" r="0" b="190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Manter_Serviços (1)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70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26108" w14:textId="77777777" w:rsidR="009461BC" w:rsidRDefault="009461BC" w:rsidP="0094581C">
      <w:pPr>
        <w:jc w:val="center"/>
        <w:rPr>
          <w:rFonts w:ascii="Arial" w:eastAsia="Arial" w:hAnsi="Arial" w:cs="Arial"/>
          <w:b/>
          <w:sz w:val="24"/>
        </w:rPr>
      </w:pPr>
    </w:p>
    <w:p w14:paraId="1EB1196B" w14:textId="77777777" w:rsidR="009461BC" w:rsidRDefault="009461BC" w:rsidP="0094581C">
      <w:pPr>
        <w:jc w:val="center"/>
        <w:rPr>
          <w:rFonts w:ascii="Arial" w:eastAsia="Arial" w:hAnsi="Arial" w:cs="Arial"/>
          <w:b/>
          <w:sz w:val="24"/>
        </w:rPr>
      </w:pPr>
    </w:p>
    <w:p w14:paraId="0B28E97A" w14:textId="77777777" w:rsidR="00B051D1" w:rsidRDefault="00B051D1" w:rsidP="00B051D1">
      <w:pPr>
        <w:pStyle w:val="Ttulo3"/>
        <w:rPr>
          <w:rFonts w:eastAsia="Arial"/>
        </w:rPr>
      </w:pPr>
      <w:bookmarkStart w:id="74" w:name="_Toc528670650"/>
      <w:r>
        <w:rPr>
          <w:rFonts w:eastAsia="Arial"/>
        </w:rPr>
        <w:lastRenderedPageBreak/>
        <w:t>Manter Planos de Agendamento</w:t>
      </w:r>
      <w:bookmarkEnd w:id="74"/>
    </w:p>
    <w:p w14:paraId="3B91AB5D" w14:textId="77777777" w:rsidR="00B051D1" w:rsidRDefault="00B64FB7" w:rsidP="00B051D1">
      <w:pPr>
        <w:rPr>
          <w:rFonts w:eastAsia="Arial"/>
        </w:rPr>
      </w:pPr>
      <w:r w:rsidRPr="00B64FB7">
        <w:rPr>
          <w:rFonts w:eastAsia="Arial"/>
          <w:noProof/>
          <w:lang w:eastAsia="pt-BR"/>
        </w:rPr>
        <w:drawing>
          <wp:inline distT="0" distB="0" distL="0" distR="0" wp14:anchorId="3CF4500B" wp14:editId="03AF79CF">
            <wp:extent cx="5760085" cy="5667274"/>
            <wp:effectExtent l="0" t="0" r="0" b="0"/>
            <wp:docPr id="41" name="Imagem 41" descr="C:\Users\ni17\Desktop\DiagramaSequenciaManterPlanosAg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17\Desktop\DiagramaSequenciaManterPlanosAgend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667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7D18B" w14:textId="77777777" w:rsidR="0094581C" w:rsidRDefault="002514DB" w:rsidP="0094581C">
      <w:pPr>
        <w:pStyle w:val="Ttulo3"/>
        <w:rPr>
          <w:rFonts w:eastAsia="Arial"/>
        </w:rPr>
      </w:pPr>
      <w:bookmarkStart w:id="75" w:name="_Toc528670651"/>
      <w:r>
        <w:rPr>
          <w:rFonts w:eastAsia="Arial"/>
        </w:rPr>
        <w:lastRenderedPageBreak/>
        <w:t>Gerenciar</w:t>
      </w:r>
      <w:r w:rsidR="0094581C">
        <w:rPr>
          <w:rFonts w:eastAsia="Arial"/>
        </w:rPr>
        <w:t xml:space="preserve"> Agendamentos</w:t>
      </w:r>
      <w:bookmarkEnd w:id="75"/>
    </w:p>
    <w:p w14:paraId="4FDEBBA1" w14:textId="77777777" w:rsidR="0094581C" w:rsidRPr="0094581C" w:rsidRDefault="0051672D" w:rsidP="0094581C">
      <w:pPr>
        <w:jc w:val="center"/>
        <w:rPr>
          <w:rFonts w:eastAsia="Arial"/>
        </w:rPr>
      </w:pPr>
      <w:r>
        <w:rPr>
          <w:rFonts w:eastAsia="Arial"/>
          <w:noProof/>
          <w:lang w:eastAsia="pt-BR"/>
        </w:rPr>
        <w:drawing>
          <wp:inline distT="0" distB="0" distL="0" distR="0" wp14:anchorId="7DE0BC6F" wp14:editId="31A9DE0B">
            <wp:extent cx="5760085" cy="3286125"/>
            <wp:effectExtent l="0" t="0" r="0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equencia_Agendamento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0EC2D" w14:textId="77777777" w:rsidR="0094581C" w:rsidRDefault="0094581C" w:rsidP="00B051D1">
      <w:pPr>
        <w:rPr>
          <w:rFonts w:eastAsia="Arial"/>
        </w:rPr>
      </w:pPr>
    </w:p>
    <w:p w14:paraId="20014846" w14:textId="77777777" w:rsidR="0094581C" w:rsidRDefault="0094581C" w:rsidP="00B051D1">
      <w:pPr>
        <w:rPr>
          <w:rFonts w:eastAsia="Arial"/>
        </w:rPr>
      </w:pPr>
    </w:p>
    <w:p w14:paraId="6C3E7BAB" w14:textId="77777777" w:rsidR="005564F7" w:rsidRDefault="005564F7" w:rsidP="005564F7">
      <w:pPr>
        <w:pStyle w:val="Ttulo3"/>
        <w:rPr>
          <w:rFonts w:eastAsia="Arial"/>
        </w:rPr>
      </w:pPr>
      <w:bookmarkStart w:id="76" w:name="_Toc528670652"/>
      <w:r>
        <w:rPr>
          <w:rFonts w:eastAsia="Arial"/>
        </w:rPr>
        <w:t>Registrar Pagamentos</w:t>
      </w:r>
      <w:bookmarkEnd w:id="76"/>
    </w:p>
    <w:p w14:paraId="341B51F2" w14:textId="77777777" w:rsidR="005564F7" w:rsidRDefault="005564F7" w:rsidP="005564F7">
      <w:pPr>
        <w:jc w:val="center"/>
        <w:rPr>
          <w:rFonts w:eastAsia="Arial"/>
        </w:rPr>
      </w:pPr>
      <w:r>
        <w:rPr>
          <w:rFonts w:eastAsia="Arial"/>
          <w:noProof/>
          <w:lang w:eastAsia="pt-BR"/>
        </w:rPr>
        <w:drawing>
          <wp:inline distT="0" distB="0" distL="0" distR="0" wp14:anchorId="5CB81F3D" wp14:editId="1E935FCC">
            <wp:extent cx="4819650" cy="3181350"/>
            <wp:effectExtent l="1905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gistrar Pagamentos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498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39073" w14:textId="77777777" w:rsidR="009461BC" w:rsidRDefault="009461BC" w:rsidP="009461BC">
      <w:pPr>
        <w:pStyle w:val="Ttulo3"/>
        <w:rPr>
          <w:rFonts w:eastAsia="Arial"/>
        </w:rPr>
      </w:pPr>
      <w:bookmarkStart w:id="77" w:name="_Toc528670653"/>
      <w:r>
        <w:rPr>
          <w:rFonts w:eastAsia="Arial"/>
        </w:rPr>
        <w:lastRenderedPageBreak/>
        <w:t>Emitir Relatório de Agendamentos</w:t>
      </w:r>
      <w:bookmarkEnd w:id="77"/>
    </w:p>
    <w:p w14:paraId="4A6955F5" w14:textId="77777777" w:rsidR="009461BC" w:rsidRDefault="006D723A" w:rsidP="003B35F3">
      <w:pPr>
        <w:rPr>
          <w:rFonts w:eastAsia="Arial"/>
        </w:rPr>
      </w:pPr>
      <w:r>
        <w:rPr>
          <w:rFonts w:eastAsia="Arial"/>
          <w:noProof/>
          <w:lang w:eastAsia="pt-BR"/>
        </w:rPr>
        <w:drawing>
          <wp:inline distT="0" distB="0" distL="0" distR="0" wp14:anchorId="16CED986" wp14:editId="187B96F0">
            <wp:extent cx="5753100" cy="5657850"/>
            <wp:effectExtent l="0" t="0" r="0" b="0"/>
            <wp:docPr id="38" name="Imagem 2" descr="Emitir Relatório de Agendamen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mitir Relatório de Agendamentos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36B19" w14:textId="77777777" w:rsidR="006D723A" w:rsidRDefault="006D723A" w:rsidP="006D723A">
      <w:pPr>
        <w:pStyle w:val="Ttulo2"/>
        <w:rPr>
          <w:rFonts w:eastAsia="Arial"/>
        </w:rPr>
      </w:pPr>
      <w:bookmarkStart w:id="78" w:name="_Toc528670654"/>
      <w:r>
        <w:rPr>
          <w:rFonts w:eastAsia="Arial"/>
        </w:rPr>
        <w:t>Diagramas de Atividade</w:t>
      </w:r>
      <w:bookmarkEnd w:id="78"/>
    </w:p>
    <w:p w14:paraId="720088C7" w14:textId="77777777" w:rsidR="006D723A" w:rsidRDefault="00075CF8" w:rsidP="00075CF8">
      <w:pPr>
        <w:pStyle w:val="Ttulo3"/>
        <w:rPr>
          <w:rFonts w:eastAsia="Arial"/>
        </w:rPr>
      </w:pPr>
      <w:bookmarkStart w:id="79" w:name="_Toc528670655"/>
      <w:r>
        <w:rPr>
          <w:rFonts w:eastAsia="Arial"/>
        </w:rPr>
        <w:t>Manter Clientes</w:t>
      </w:r>
      <w:bookmarkEnd w:id="79"/>
      <w:r>
        <w:rPr>
          <w:rFonts w:eastAsia="Arial"/>
        </w:rPr>
        <w:t xml:space="preserve"> </w:t>
      </w:r>
    </w:p>
    <w:p w14:paraId="198C2D50" w14:textId="77777777" w:rsidR="00075CF8" w:rsidRDefault="00075CF8" w:rsidP="00075CF8">
      <w:pPr>
        <w:rPr>
          <w:rFonts w:eastAsia="Arial"/>
        </w:rPr>
      </w:pPr>
      <w:r>
        <w:rPr>
          <w:rFonts w:eastAsia="Arial"/>
          <w:noProof/>
          <w:lang w:eastAsia="pt-BR"/>
        </w:rPr>
        <w:drawing>
          <wp:inline distT="0" distB="0" distL="0" distR="0" wp14:anchorId="585A43F0" wp14:editId="19ED245C">
            <wp:extent cx="5760085" cy="282575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ctivity Diagram0.jp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302A5" w14:textId="77777777" w:rsidR="003727B5" w:rsidRPr="002E0FDF" w:rsidRDefault="003727B5" w:rsidP="003727B5">
      <w:pPr>
        <w:pStyle w:val="Ttulo3"/>
        <w:rPr>
          <w:rFonts w:eastAsia="Arial"/>
        </w:rPr>
      </w:pPr>
      <w:bookmarkStart w:id="80" w:name="_Toc528670659"/>
      <w:r>
        <w:rPr>
          <w:rFonts w:eastAsia="Arial"/>
        </w:rPr>
        <w:lastRenderedPageBreak/>
        <w:t>Manter Serviços</w:t>
      </w:r>
      <w:bookmarkEnd w:id="80"/>
    </w:p>
    <w:p w14:paraId="3B7950B4" w14:textId="77777777" w:rsidR="003727B5" w:rsidRDefault="003727B5" w:rsidP="003727B5">
      <w:pPr>
        <w:rPr>
          <w:rFonts w:eastAsia="Arial"/>
        </w:rPr>
      </w:pPr>
    </w:p>
    <w:p w14:paraId="3819DE49" w14:textId="77777777" w:rsidR="003727B5" w:rsidRPr="00B64FB7" w:rsidRDefault="003727B5" w:rsidP="003727B5">
      <w:pPr>
        <w:rPr>
          <w:rFonts w:eastAsia="Arial"/>
        </w:rPr>
      </w:pPr>
      <w:r>
        <w:rPr>
          <w:rFonts w:eastAsia="Arial"/>
          <w:noProof/>
          <w:lang w:eastAsia="pt-BR"/>
        </w:rPr>
        <w:drawing>
          <wp:inline distT="0" distB="0" distL="0" distR="0" wp14:anchorId="39988C8D" wp14:editId="2C54E0BB">
            <wp:extent cx="5753100" cy="21145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168A4" w14:textId="77777777" w:rsidR="003727B5" w:rsidRDefault="003727B5" w:rsidP="00075CF8">
      <w:pPr>
        <w:rPr>
          <w:rFonts w:eastAsia="Arial"/>
        </w:rPr>
      </w:pPr>
    </w:p>
    <w:p w14:paraId="40C8386A" w14:textId="77777777" w:rsidR="00B64FB7" w:rsidRDefault="00B64FB7" w:rsidP="00075CF8">
      <w:pPr>
        <w:rPr>
          <w:rFonts w:eastAsia="Arial"/>
        </w:rPr>
      </w:pPr>
    </w:p>
    <w:p w14:paraId="5C29165E" w14:textId="77777777" w:rsidR="00B64FB7" w:rsidRDefault="00B64FB7" w:rsidP="00B64FB7">
      <w:pPr>
        <w:pStyle w:val="Ttulo3"/>
        <w:rPr>
          <w:rFonts w:eastAsia="Arial"/>
        </w:rPr>
      </w:pPr>
      <w:bookmarkStart w:id="81" w:name="_Toc528670656"/>
      <w:r>
        <w:rPr>
          <w:rFonts w:eastAsia="Arial"/>
        </w:rPr>
        <w:t>Manter Planos de Agendamento</w:t>
      </w:r>
      <w:bookmarkEnd w:id="81"/>
    </w:p>
    <w:p w14:paraId="2F4C0883" w14:textId="77777777" w:rsidR="00B64FB7" w:rsidRDefault="00643F31" w:rsidP="00B64FB7">
      <w:pPr>
        <w:rPr>
          <w:rFonts w:eastAsia="Arial"/>
        </w:rPr>
      </w:pPr>
      <w:r w:rsidRPr="00643F31">
        <w:rPr>
          <w:rFonts w:eastAsia="Arial"/>
          <w:noProof/>
          <w:lang w:eastAsia="pt-BR"/>
        </w:rPr>
        <w:drawing>
          <wp:inline distT="0" distB="0" distL="0" distR="0" wp14:anchorId="4F3E21CD" wp14:editId="1DA39456">
            <wp:extent cx="5760085" cy="3163193"/>
            <wp:effectExtent l="0" t="0" r="0" b="0"/>
            <wp:docPr id="47" name="Imagem 47" descr="C:\Users\ni17\Desktop\DiagramaAtividadesManterPlanosAg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17\Desktop\DiagramaAtividadesManterPlanosAgend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163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F66CE" w14:textId="77777777" w:rsidR="00300BBD" w:rsidRDefault="00300BBD" w:rsidP="00300BBD">
      <w:pPr>
        <w:jc w:val="center"/>
        <w:rPr>
          <w:rFonts w:eastAsia="Arial"/>
        </w:rPr>
      </w:pPr>
    </w:p>
    <w:p w14:paraId="05479ED1" w14:textId="77777777" w:rsidR="002E0FDF" w:rsidRDefault="002E0FDF" w:rsidP="002E0FDF">
      <w:pPr>
        <w:pStyle w:val="Ttulo3"/>
        <w:rPr>
          <w:rFonts w:eastAsia="Arial"/>
        </w:rPr>
      </w:pPr>
      <w:bookmarkStart w:id="82" w:name="_Toc528670660"/>
      <w:r>
        <w:rPr>
          <w:rFonts w:eastAsia="Arial"/>
        </w:rPr>
        <w:lastRenderedPageBreak/>
        <w:t>Gerenciar Agendamentos</w:t>
      </w:r>
      <w:bookmarkEnd w:id="82"/>
    </w:p>
    <w:p w14:paraId="27A47153" w14:textId="77777777" w:rsidR="002E0FDF" w:rsidRDefault="002E0FDF" w:rsidP="002E0FDF">
      <w:pPr>
        <w:rPr>
          <w:rFonts w:eastAsia="Arial"/>
        </w:rPr>
      </w:pPr>
      <w:r>
        <w:rPr>
          <w:rFonts w:eastAsia="Arial"/>
          <w:noProof/>
          <w:lang w:eastAsia="pt-BR"/>
        </w:rPr>
        <w:drawing>
          <wp:inline distT="0" distB="0" distL="0" distR="0" wp14:anchorId="277E5912" wp14:editId="352BD95D">
            <wp:extent cx="5760085" cy="416052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iagrama_de_Atividade_-_Gerenciar_Agendamentos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C35DF" w14:textId="77777777" w:rsidR="003727B5" w:rsidRDefault="003727B5" w:rsidP="003727B5">
      <w:pPr>
        <w:pStyle w:val="Ttulo3"/>
        <w:rPr>
          <w:rFonts w:eastAsia="Arial"/>
        </w:rPr>
      </w:pPr>
      <w:bookmarkStart w:id="83" w:name="_Toc528670657"/>
      <w:r>
        <w:rPr>
          <w:rFonts w:eastAsia="Arial"/>
        </w:rPr>
        <w:t>Registrar Pagamentos</w:t>
      </w:r>
      <w:bookmarkEnd w:id="83"/>
    </w:p>
    <w:p w14:paraId="05CB991C" w14:textId="77777777" w:rsidR="003727B5" w:rsidRDefault="003727B5" w:rsidP="003727B5">
      <w:pPr>
        <w:jc w:val="center"/>
        <w:rPr>
          <w:rFonts w:eastAsia="Arial"/>
        </w:rPr>
      </w:pPr>
      <w:r>
        <w:rPr>
          <w:rFonts w:eastAsia="Arial"/>
          <w:noProof/>
          <w:lang w:eastAsia="pt-BR"/>
        </w:rPr>
        <w:drawing>
          <wp:inline distT="0" distB="0" distL="0" distR="0" wp14:anchorId="6E3E85BF" wp14:editId="6F9DDCBB">
            <wp:extent cx="5760085" cy="381127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registrar pagamentos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D8CA1" w14:textId="77777777" w:rsidR="003727B5" w:rsidRDefault="003727B5" w:rsidP="002E0FDF">
      <w:pPr>
        <w:rPr>
          <w:rFonts w:eastAsia="Arial"/>
        </w:rPr>
      </w:pPr>
    </w:p>
    <w:p w14:paraId="78C8E4EF" w14:textId="77777777" w:rsidR="003727B5" w:rsidRDefault="003727B5" w:rsidP="002E0FDF">
      <w:pPr>
        <w:rPr>
          <w:rFonts w:eastAsia="Arial"/>
        </w:rPr>
      </w:pPr>
    </w:p>
    <w:p w14:paraId="4E03AD1E" w14:textId="77777777" w:rsidR="003727B5" w:rsidRDefault="003727B5" w:rsidP="002E0FDF">
      <w:pPr>
        <w:rPr>
          <w:rFonts w:eastAsia="Arial"/>
        </w:rPr>
      </w:pPr>
    </w:p>
    <w:p w14:paraId="7E154152" w14:textId="77777777" w:rsidR="003727B5" w:rsidRDefault="003727B5" w:rsidP="003727B5">
      <w:pPr>
        <w:pStyle w:val="Ttulo3"/>
        <w:rPr>
          <w:rFonts w:eastAsia="Arial"/>
        </w:rPr>
      </w:pPr>
      <w:bookmarkStart w:id="84" w:name="_Toc528670658"/>
      <w:r>
        <w:rPr>
          <w:rFonts w:eastAsia="Arial"/>
        </w:rPr>
        <w:lastRenderedPageBreak/>
        <w:t>Emitir Relatório de Agendamentos</w:t>
      </w:r>
      <w:bookmarkEnd w:id="84"/>
    </w:p>
    <w:p w14:paraId="1077D66F" w14:textId="77777777" w:rsidR="003727B5" w:rsidRPr="006D723A" w:rsidRDefault="003727B5" w:rsidP="003727B5">
      <w:pPr>
        <w:rPr>
          <w:rFonts w:eastAsia="Arial"/>
        </w:rPr>
      </w:pPr>
    </w:p>
    <w:p w14:paraId="606A2CAD" w14:textId="77777777" w:rsidR="003727B5" w:rsidRDefault="003727B5" w:rsidP="003727B5">
      <w:pPr>
        <w:rPr>
          <w:rFonts w:eastAsia="Arial"/>
        </w:rPr>
      </w:pPr>
      <w:r>
        <w:rPr>
          <w:rFonts w:eastAsia="Arial"/>
          <w:noProof/>
          <w:lang w:eastAsia="pt-BR"/>
        </w:rPr>
        <w:drawing>
          <wp:inline distT="0" distB="0" distL="0" distR="0" wp14:anchorId="1629E4F4" wp14:editId="60411139">
            <wp:extent cx="5760085" cy="547624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mitir Relatório de Agendamentos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7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C635" w14:textId="77777777" w:rsidR="000532B3" w:rsidRDefault="000532B3" w:rsidP="000532B3">
      <w:pPr>
        <w:pStyle w:val="Ttulo2"/>
        <w:rPr>
          <w:rFonts w:eastAsia="Arial"/>
        </w:rPr>
      </w:pPr>
      <w:r>
        <w:rPr>
          <w:rFonts w:eastAsia="Arial"/>
        </w:rPr>
        <w:lastRenderedPageBreak/>
        <w:t>Modelo Relacional</w:t>
      </w:r>
    </w:p>
    <w:p w14:paraId="2400C588" w14:textId="4427899A" w:rsidR="000532B3" w:rsidRPr="000532B3" w:rsidRDefault="00247B68" w:rsidP="000532B3">
      <w:pPr>
        <w:jc w:val="center"/>
        <w:rPr>
          <w:rFonts w:eastAsia="Arial"/>
        </w:rPr>
      </w:pPr>
      <w:r>
        <w:rPr>
          <w:rFonts w:eastAsia="Arial"/>
          <w:noProof/>
          <w:lang w:eastAsia="pt-BR"/>
        </w:rPr>
        <w:drawing>
          <wp:inline distT="0" distB="0" distL="0" distR="0" wp14:anchorId="39A64D05" wp14:editId="17544C36">
            <wp:extent cx="5760085" cy="757491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r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57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6C9EC" w14:textId="77777777" w:rsidR="003727B5" w:rsidRPr="002E0FDF" w:rsidRDefault="003727B5" w:rsidP="002E0FDF">
      <w:pPr>
        <w:rPr>
          <w:rFonts w:eastAsia="Arial"/>
        </w:rPr>
      </w:pPr>
    </w:p>
    <w:p w14:paraId="359D4292" w14:textId="77777777" w:rsidR="00B64FB7" w:rsidRPr="00075CF8" w:rsidRDefault="00B64FB7" w:rsidP="00075CF8">
      <w:pPr>
        <w:rPr>
          <w:rFonts w:eastAsia="Arial"/>
        </w:rPr>
      </w:pPr>
    </w:p>
    <w:sectPr w:rsidR="00B64FB7" w:rsidRPr="00075CF8" w:rsidSect="00AE3FC7">
      <w:footerReference w:type="default" r:id="rId58"/>
      <w:pgSz w:w="11906" w:h="16838"/>
      <w:pgMar w:top="993" w:right="1134" w:bottom="709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45" w:author="Silvia Helena" w:date="2018-12-08T11:20:00Z" w:initials="SH">
    <w:p w14:paraId="2B975188" w14:textId="77777777" w:rsidR="008B3507" w:rsidRDefault="008B3507">
      <w:pPr>
        <w:pStyle w:val="Textodecomentrio"/>
      </w:pPr>
    </w:p>
    <w:p w14:paraId="671FAB3E" w14:textId="77777777" w:rsidR="008B3507" w:rsidRDefault="008B3507">
      <w:pPr>
        <w:pStyle w:val="Textodecomentrio"/>
      </w:pPr>
      <w:r>
        <w:rPr>
          <w:rStyle w:val="Refdecomentrio"/>
        </w:rPr>
        <w:annotationRef/>
      </w:r>
      <w:r>
        <w:t>Faltaram as telas de:</w:t>
      </w:r>
    </w:p>
    <w:p w14:paraId="44F94563" w14:textId="77777777" w:rsidR="008B3507" w:rsidRDefault="008B3507" w:rsidP="00BE14EE">
      <w:pPr>
        <w:pStyle w:val="Textodecomentrio"/>
        <w:numPr>
          <w:ilvl w:val="0"/>
          <w:numId w:val="35"/>
        </w:numPr>
      </w:pPr>
      <w:r>
        <w:t>Cadastrar serviço</w:t>
      </w:r>
    </w:p>
    <w:p w14:paraId="29E7B4F8" w14:textId="77777777" w:rsidR="008B3507" w:rsidRDefault="008B3507" w:rsidP="00BE14EE">
      <w:pPr>
        <w:pStyle w:val="Textodecomentrio"/>
        <w:numPr>
          <w:ilvl w:val="0"/>
          <w:numId w:val="35"/>
        </w:numPr>
      </w:pPr>
      <w:r>
        <w:t xml:space="preserve">Cadastrar planos </w:t>
      </w:r>
    </w:p>
    <w:p w14:paraId="391644F1" w14:textId="77777777" w:rsidR="008B3507" w:rsidRDefault="008B3507" w:rsidP="00BE14EE">
      <w:pPr>
        <w:pStyle w:val="Textodecomentrio"/>
        <w:numPr>
          <w:ilvl w:val="0"/>
          <w:numId w:val="35"/>
        </w:numPr>
      </w:pPr>
      <w:r>
        <w:t>Pagamento</w:t>
      </w:r>
    </w:p>
    <w:p w14:paraId="265FA9E5" w14:textId="77777777" w:rsidR="008B3507" w:rsidRDefault="008B3507" w:rsidP="00BE14EE">
      <w:pPr>
        <w:pStyle w:val="Textodecomentrio"/>
      </w:pPr>
    </w:p>
    <w:p w14:paraId="3F056F96" w14:textId="77777777" w:rsidR="008B3507" w:rsidRDefault="008B3507" w:rsidP="00BE14EE">
      <w:pPr>
        <w:pStyle w:val="Textodecomentrio"/>
      </w:pPr>
      <w:r>
        <w:t>E também os layouts dos relatórios</w:t>
      </w:r>
    </w:p>
    <w:p w14:paraId="4E96AC93" w14:textId="77777777" w:rsidR="008B3507" w:rsidRDefault="008B3507" w:rsidP="00BE14EE">
      <w:pPr>
        <w:pStyle w:val="Textodecomentrio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4E96AC93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E96AC93" w16cid:durableId="203CCF6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21A496" w14:textId="77777777" w:rsidR="004D6BB9" w:rsidRDefault="004D6BB9" w:rsidP="00A20C5C">
      <w:r>
        <w:separator/>
      </w:r>
    </w:p>
  </w:endnote>
  <w:endnote w:type="continuationSeparator" w:id="0">
    <w:p w14:paraId="2FE88FF9" w14:textId="77777777" w:rsidR="004D6BB9" w:rsidRDefault="004D6BB9" w:rsidP="00A20C5C">
      <w:r>
        <w:continuationSeparator/>
      </w:r>
    </w:p>
  </w:endnote>
  <w:endnote w:type="continuationNotice" w:id="1">
    <w:p w14:paraId="6CECD2F9" w14:textId="77777777" w:rsidR="004D6BB9" w:rsidRDefault="004D6BB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6F815C" w14:textId="77777777" w:rsidR="008B3507" w:rsidRPr="00A20C5C" w:rsidRDefault="008B3507" w:rsidP="00A20C5C">
    <w:pPr>
      <w:pStyle w:val="Rodap"/>
      <w:jc w:val="center"/>
      <w:rPr>
        <w:rFonts w:ascii="Arial" w:hAnsi="Arial" w:cs="Arial"/>
        <w:b/>
        <w:sz w:val="24"/>
      </w:rPr>
    </w:pPr>
    <w:r>
      <w:rPr>
        <w:rFonts w:ascii="Arial" w:hAnsi="Arial" w:cs="Arial"/>
        <w:b/>
        <w:sz w:val="24"/>
      </w:rPr>
      <w:t>2018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8FAEC8" w14:textId="77777777" w:rsidR="008B3507" w:rsidRPr="00E72404" w:rsidRDefault="008B3507" w:rsidP="00E72404">
    <w:pPr>
      <w:pStyle w:val="Rodap"/>
      <w:rPr>
        <w:rFonts w:ascii="Arial" w:hAnsi="Arial" w:cs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A452E1" w14:textId="77777777" w:rsidR="008B3507" w:rsidRPr="00E72404" w:rsidRDefault="008B3507" w:rsidP="00E72404">
    <w:pPr>
      <w:pStyle w:val="Rodap"/>
      <w:rPr>
        <w:rFonts w:ascii="Arial" w:hAnsi="Arial" w:cs="Arial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1F030E" w14:textId="77777777" w:rsidR="008B3507" w:rsidRPr="00E72404" w:rsidRDefault="008B3507" w:rsidP="00E72404">
    <w:pPr>
      <w:pStyle w:val="Rodap"/>
      <w:rPr>
        <w:rFonts w:ascii="Arial" w:hAnsi="Arial" w:cs="Arial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2E3755" w14:textId="77777777" w:rsidR="008B3507" w:rsidRPr="00A20C5C" w:rsidRDefault="008B3507" w:rsidP="00A20C5C">
    <w:pPr>
      <w:pStyle w:val="Rodap"/>
      <w:jc w:val="center"/>
      <w:rPr>
        <w:rFonts w:ascii="Arial" w:hAnsi="Arial" w:cs="Arial"/>
        <w:b/>
        <w:sz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5A010C" w14:textId="77777777" w:rsidR="004D6BB9" w:rsidRDefault="004D6BB9" w:rsidP="00A20C5C">
      <w:r>
        <w:separator/>
      </w:r>
    </w:p>
  </w:footnote>
  <w:footnote w:type="continuationSeparator" w:id="0">
    <w:p w14:paraId="2DB17356" w14:textId="77777777" w:rsidR="004D6BB9" w:rsidRDefault="004D6BB9" w:rsidP="00A20C5C">
      <w:r>
        <w:continuationSeparator/>
      </w:r>
    </w:p>
  </w:footnote>
  <w:footnote w:type="continuationNotice" w:id="1">
    <w:p w14:paraId="71D7CC26" w14:textId="77777777" w:rsidR="004D6BB9" w:rsidRDefault="004D6BB9"/>
  </w:footnote>
  <w:footnote w:id="2">
    <w:p w14:paraId="4479273D" w14:textId="77777777" w:rsidR="008B3507" w:rsidRPr="00E97738" w:rsidRDefault="008B3507" w:rsidP="002F19F5">
      <w:pPr>
        <w:pStyle w:val="Rodap"/>
        <w:rPr>
          <w:rFonts w:ascii="Arial" w:hAnsi="Arial" w:cs="Arial"/>
          <w:lang w:val="en-US"/>
        </w:rPr>
      </w:pPr>
      <w:r>
        <w:rPr>
          <w:rStyle w:val="Refdenotaderodap"/>
        </w:rPr>
        <w:footnoteRef/>
      </w:r>
      <w:r w:rsidRPr="00AA3DF4">
        <w:rPr>
          <w:lang w:val="en-US"/>
        </w:rPr>
        <w:t xml:space="preserve"> </w:t>
      </w:r>
      <w:r w:rsidRPr="00E72404">
        <w:rPr>
          <w:rFonts w:ascii="Arial" w:hAnsi="Arial" w:cs="Arial"/>
          <w:lang w:val="en-US"/>
        </w:rPr>
        <w:t xml:space="preserve">¹PRESSMAN, Roger S. </w:t>
      </w:r>
      <w:r w:rsidRPr="00E72404">
        <w:rPr>
          <w:rFonts w:ascii="Arial" w:hAnsi="Arial" w:cs="Arial"/>
          <w:i/>
          <w:lang w:val="en-US"/>
        </w:rPr>
        <w:t xml:space="preserve">Software Engineering: A Practitioner’s Approach – third edition. </w:t>
      </w:r>
      <w:r w:rsidRPr="00E97738">
        <w:rPr>
          <w:rFonts w:ascii="Arial" w:hAnsi="Arial" w:cs="Arial"/>
          <w:lang w:val="en-US"/>
        </w:rPr>
        <w:t>São Paulo: Pearson Makron Books, 1995.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06518"/>
    <w:multiLevelType w:val="multilevel"/>
    <w:tmpl w:val="EB66640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403466"/>
    <w:multiLevelType w:val="multilevel"/>
    <w:tmpl w:val="DFD8EBBC"/>
    <w:lvl w:ilvl="0">
      <w:start w:val="1"/>
      <w:numFmt w:val="decimal"/>
      <w:lvlText w:val="%1."/>
      <w:lvlJc w:val="left"/>
      <w:pPr>
        <w:ind w:left="567" w:hanging="567"/>
      </w:pPr>
      <w:rPr>
        <w:rFonts w:ascii="Arial" w:eastAsia="Arial" w:hAnsi="Arial" w:cs="Arial" w:hint="default"/>
      </w:rPr>
    </w:lvl>
    <w:lvl w:ilvl="1">
      <w:start w:val="1"/>
      <w:numFmt w:val="decimal"/>
      <w:lvlText w:val="%1.%2."/>
      <w:lvlJc w:val="left"/>
      <w:pPr>
        <w:ind w:left="92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24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42" w:hanging="5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67" w:hanging="56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692" w:hanging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17" w:hanging="56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42" w:hanging="56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7" w:hanging="567"/>
      </w:pPr>
      <w:rPr>
        <w:rFonts w:hint="default"/>
      </w:rPr>
    </w:lvl>
  </w:abstractNum>
  <w:abstractNum w:abstractNumId="2" w15:restartNumberingAfterBreak="0">
    <w:nsid w:val="048D4FA7"/>
    <w:multiLevelType w:val="multilevel"/>
    <w:tmpl w:val="71E4944A"/>
    <w:lvl w:ilvl="0">
      <w:start w:val="1"/>
      <w:numFmt w:val="decimal"/>
      <w:lvlText w:val="%1."/>
      <w:lvlJc w:val="left"/>
      <w:pPr>
        <w:ind w:left="1066" w:hanging="357"/>
      </w:pPr>
      <w:rPr>
        <w:rFonts w:ascii="Arial" w:eastAsia="Arial" w:hAnsi="Arial" w:cs="Arial" w:hint="default"/>
      </w:rPr>
    </w:lvl>
    <w:lvl w:ilvl="1">
      <w:start w:val="1"/>
      <w:numFmt w:val="decimal"/>
      <w:lvlText w:val="%1.%2."/>
      <w:lvlJc w:val="left"/>
      <w:pPr>
        <w:ind w:left="92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24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3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4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51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08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65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22" w:hanging="357"/>
      </w:pPr>
      <w:rPr>
        <w:rFonts w:hint="default"/>
      </w:rPr>
    </w:lvl>
  </w:abstractNum>
  <w:abstractNum w:abstractNumId="3" w15:restartNumberingAfterBreak="0">
    <w:nsid w:val="0CB23AB2"/>
    <w:multiLevelType w:val="multilevel"/>
    <w:tmpl w:val="44805444"/>
    <w:lvl w:ilvl="0">
      <w:start w:val="1"/>
      <w:numFmt w:val="decimal"/>
      <w:lvlText w:val="%1."/>
      <w:lvlJc w:val="left"/>
      <w:pPr>
        <w:ind w:left="1068" w:hanging="360"/>
      </w:pPr>
      <w:rPr>
        <w:rFonts w:ascii="Arial" w:eastAsia="Arial" w:hAnsi="Arial" w:cs="Arial" w:hint="default"/>
      </w:rPr>
    </w:lvl>
    <w:lvl w:ilvl="1">
      <w:start w:val="1"/>
      <w:numFmt w:val="decimal"/>
      <w:lvlText w:val="%1.%2."/>
      <w:lvlJc w:val="left"/>
      <w:pPr>
        <w:ind w:left="924" w:hanging="567"/>
      </w:pPr>
      <w:rPr>
        <w:rFonts w:hint="default"/>
        <w:b w:val="0"/>
        <w:sz w:val="20"/>
      </w:rPr>
    </w:lvl>
    <w:lvl w:ilvl="2">
      <w:start w:val="1"/>
      <w:numFmt w:val="decimal"/>
      <w:lvlText w:val="%1.%2.%3."/>
      <w:lvlJc w:val="left"/>
      <w:pPr>
        <w:ind w:left="924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4" w15:restartNumberingAfterBreak="0">
    <w:nsid w:val="0DED730A"/>
    <w:multiLevelType w:val="multilevel"/>
    <w:tmpl w:val="C5361C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99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170F5223"/>
    <w:multiLevelType w:val="multilevel"/>
    <w:tmpl w:val="AD0890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8" w:hanging="50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22" w:hanging="504"/>
      </w:pPr>
      <w:rPr>
        <w:rFonts w:hint="default"/>
        <w:sz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7717C73"/>
    <w:multiLevelType w:val="multilevel"/>
    <w:tmpl w:val="71E4944A"/>
    <w:lvl w:ilvl="0">
      <w:start w:val="1"/>
      <w:numFmt w:val="decimal"/>
      <w:lvlText w:val="%1."/>
      <w:lvlJc w:val="left"/>
      <w:pPr>
        <w:ind w:left="1066" w:hanging="357"/>
      </w:pPr>
      <w:rPr>
        <w:rFonts w:ascii="Arial" w:eastAsia="Arial" w:hAnsi="Arial" w:cs="Arial" w:hint="default"/>
      </w:rPr>
    </w:lvl>
    <w:lvl w:ilvl="1">
      <w:start w:val="1"/>
      <w:numFmt w:val="decimal"/>
      <w:lvlText w:val="%1.%2."/>
      <w:lvlJc w:val="left"/>
      <w:pPr>
        <w:ind w:left="92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24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3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4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51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08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65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22" w:hanging="357"/>
      </w:pPr>
      <w:rPr>
        <w:rFonts w:hint="default"/>
      </w:rPr>
    </w:lvl>
  </w:abstractNum>
  <w:abstractNum w:abstractNumId="7" w15:restartNumberingAfterBreak="0">
    <w:nsid w:val="18203E19"/>
    <w:multiLevelType w:val="multilevel"/>
    <w:tmpl w:val="F320A062"/>
    <w:lvl w:ilvl="0">
      <w:start w:val="1"/>
      <w:numFmt w:val="decimal"/>
      <w:lvlText w:val="%1."/>
      <w:lvlJc w:val="left"/>
      <w:pPr>
        <w:ind w:left="1066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82" w:hanging="357"/>
      </w:pPr>
      <w:rPr>
        <w:rFonts w:hint="default"/>
        <w:b w:val="0"/>
        <w:sz w:val="20"/>
      </w:rPr>
    </w:lvl>
    <w:lvl w:ilvl="2">
      <w:start w:val="1"/>
      <w:numFmt w:val="decimal"/>
      <w:lvlText w:val="%1.%2.%3."/>
      <w:lvlJc w:val="left"/>
      <w:pPr>
        <w:ind w:left="498" w:hanging="357"/>
      </w:pPr>
      <w:rPr>
        <w:rFonts w:hint="default"/>
        <w:b w:val="0"/>
        <w:sz w:val="20"/>
      </w:rPr>
    </w:lvl>
    <w:lvl w:ilvl="3">
      <w:start w:val="1"/>
      <w:numFmt w:val="decimal"/>
      <w:lvlText w:val="%1.%2.%3.%4."/>
      <w:lvlJc w:val="left"/>
      <w:pPr>
        <w:ind w:left="214" w:hanging="357"/>
      </w:pPr>
      <w:rPr>
        <w:rFonts w:hint="default"/>
        <w:b w:val="0"/>
        <w:sz w:val="20"/>
      </w:rPr>
    </w:lvl>
    <w:lvl w:ilvl="4">
      <w:start w:val="1"/>
      <w:numFmt w:val="decimal"/>
      <w:lvlText w:val="%1.%2.%3.%4.%5."/>
      <w:lvlJc w:val="left"/>
      <w:pPr>
        <w:ind w:left="-70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-354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-638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922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1206" w:hanging="357"/>
      </w:pPr>
      <w:rPr>
        <w:rFonts w:hint="default"/>
      </w:rPr>
    </w:lvl>
  </w:abstractNum>
  <w:abstractNum w:abstractNumId="8" w15:restartNumberingAfterBreak="0">
    <w:nsid w:val="20742AAF"/>
    <w:multiLevelType w:val="multilevel"/>
    <w:tmpl w:val="B14E89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8" w:hanging="50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2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1F60862"/>
    <w:multiLevelType w:val="multilevel"/>
    <w:tmpl w:val="61E292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sz w:val="20"/>
        <w:szCs w:val="20"/>
      </w:rPr>
    </w:lvl>
    <w:lvl w:ilvl="3">
      <w:start w:val="1"/>
      <w:numFmt w:val="decimal"/>
      <w:lvlText w:val="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34710CF"/>
    <w:multiLevelType w:val="hybridMultilevel"/>
    <w:tmpl w:val="B2502D4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022FE0"/>
    <w:multiLevelType w:val="multilevel"/>
    <w:tmpl w:val="21D2D574"/>
    <w:lvl w:ilvl="0">
      <w:start w:val="1"/>
      <w:numFmt w:val="decimal"/>
      <w:lvlText w:val="%1."/>
      <w:lvlJc w:val="left"/>
      <w:pPr>
        <w:ind w:left="567" w:hanging="567"/>
      </w:pPr>
      <w:rPr>
        <w:rFonts w:ascii="Arial" w:eastAsia="Arial" w:hAnsi="Arial" w:cs="Arial" w:hint="default"/>
      </w:rPr>
    </w:lvl>
    <w:lvl w:ilvl="1">
      <w:start w:val="1"/>
      <w:numFmt w:val="decimal"/>
      <w:lvlText w:val="%1.%2."/>
      <w:lvlJc w:val="left"/>
      <w:pPr>
        <w:ind w:left="92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1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38" w:hanging="5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995" w:hanging="56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52" w:hanging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709" w:hanging="56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6" w:hanging="56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23" w:hanging="567"/>
      </w:pPr>
      <w:rPr>
        <w:rFonts w:hint="default"/>
      </w:rPr>
    </w:lvl>
  </w:abstractNum>
  <w:abstractNum w:abstractNumId="12" w15:restartNumberingAfterBreak="0">
    <w:nsid w:val="27EC3EF2"/>
    <w:multiLevelType w:val="hybridMultilevel"/>
    <w:tmpl w:val="0F1AC51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AD5012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320102F1"/>
    <w:multiLevelType w:val="multilevel"/>
    <w:tmpl w:val="36EAF8E0"/>
    <w:lvl w:ilvl="0">
      <w:start w:val="1"/>
      <w:numFmt w:val="decimal"/>
      <w:lvlText w:val="%1."/>
      <w:lvlJc w:val="left"/>
      <w:pPr>
        <w:ind w:left="1068" w:hanging="360"/>
      </w:pPr>
      <w:rPr>
        <w:rFonts w:ascii="Arial" w:eastAsia="Arial" w:hAnsi="Arial" w:cs="Arial" w:hint="default"/>
      </w:rPr>
    </w:lvl>
    <w:lvl w:ilvl="1">
      <w:start w:val="2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15" w15:restartNumberingAfterBreak="0">
    <w:nsid w:val="412E52FB"/>
    <w:multiLevelType w:val="multilevel"/>
    <w:tmpl w:val="9A24D65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  <w:b w:val="0"/>
        <w:sz w:val="20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  <w:b w:val="0"/>
        <w:sz w:val="20"/>
        <w:szCs w:val="20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16" w15:restartNumberingAfterBreak="0">
    <w:nsid w:val="41495D65"/>
    <w:multiLevelType w:val="multilevel"/>
    <w:tmpl w:val="AFACF2B4"/>
    <w:lvl w:ilvl="0">
      <w:start w:val="1"/>
      <w:numFmt w:val="decimal"/>
      <w:lvlText w:val="%1."/>
      <w:lvlJc w:val="left"/>
      <w:pPr>
        <w:ind w:left="1068" w:hanging="360"/>
      </w:pPr>
      <w:rPr>
        <w:rFonts w:ascii="Arial" w:eastAsia="Arial" w:hAnsi="Arial" w:cs="Arial" w:hint="default"/>
      </w:rPr>
    </w:lvl>
    <w:lvl w:ilvl="1">
      <w:start w:val="1"/>
      <w:numFmt w:val="decimal"/>
      <w:lvlText w:val="%1.%2."/>
      <w:lvlJc w:val="left"/>
      <w:pPr>
        <w:ind w:left="92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24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17" w15:restartNumberingAfterBreak="0">
    <w:nsid w:val="420B5293"/>
    <w:multiLevelType w:val="multilevel"/>
    <w:tmpl w:val="7EEE14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sz w:val="20"/>
        <w:szCs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4C4943BF"/>
    <w:multiLevelType w:val="hybridMultilevel"/>
    <w:tmpl w:val="565A0BB2"/>
    <w:lvl w:ilvl="0" w:tplc="04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9" w15:restartNumberingAfterBreak="0">
    <w:nsid w:val="4FC74C14"/>
    <w:multiLevelType w:val="multilevel"/>
    <w:tmpl w:val="B252828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sz w:val="2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15604CC"/>
    <w:multiLevelType w:val="multilevel"/>
    <w:tmpl w:val="B00C3F12"/>
    <w:lvl w:ilvl="0">
      <w:start w:val="1"/>
      <w:numFmt w:val="decimal"/>
      <w:lvlText w:val="%1."/>
      <w:lvlJc w:val="left"/>
      <w:pPr>
        <w:ind w:left="1066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371"/>
        </w:tabs>
        <w:ind w:left="856" w:hanging="43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98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70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-354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-638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922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1206" w:hanging="357"/>
      </w:pPr>
      <w:rPr>
        <w:rFonts w:hint="default"/>
      </w:rPr>
    </w:lvl>
  </w:abstractNum>
  <w:abstractNum w:abstractNumId="21" w15:restartNumberingAfterBreak="0">
    <w:nsid w:val="55340344"/>
    <w:multiLevelType w:val="multilevel"/>
    <w:tmpl w:val="EB66640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81145A0"/>
    <w:multiLevelType w:val="multilevel"/>
    <w:tmpl w:val="04DE3C1C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2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1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38" w:hanging="5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995" w:hanging="56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52" w:hanging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709" w:hanging="56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6" w:hanging="56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23" w:hanging="567"/>
      </w:pPr>
      <w:rPr>
        <w:rFonts w:hint="default"/>
      </w:rPr>
    </w:lvl>
  </w:abstractNum>
  <w:abstractNum w:abstractNumId="23" w15:restartNumberingAfterBreak="0">
    <w:nsid w:val="5F9475F5"/>
    <w:multiLevelType w:val="multilevel"/>
    <w:tmpl w:val="7EEE14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sz w:val="20"/>
        <w:szCs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643C193F"/>
    <w:multiLevelType w:val="multilevel"/>
    <w:tmpl w:val="7010A4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65070631"/>
    <w:multiLevelType w:val="multilevel"/>
    <w:tmpl w:val="7EEE14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sz w:val="20"/>
        <w:szCs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654A0DD1"/>
    <w:multiLevelType w:val="multilevel"/>
    <w:tmpl w:val="C1CE7B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24" w:hanging="564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924" w:hanging="567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664B0AE1"/>
    <w:multiLevelType w:val="multilevel"/>
    <w:tmpl w:val="F97EFF8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66DF422E"/>
    <w:multiLevelType w:val="multilevel"/>
    <w:tmpl w:val="71E4944A"/>
    <w:lvl w:ilvl="0">
      <w:start w:val="1"/>
      <w:numFmt w:val="decimal"/>
      <w:lvlText w:val="%1."/>
      <w:lvlJc w:val="left"/>
      <w:pPr>
        <w:ind w:left="1066" w:hanging="357"/>
      </w:pPr>
      <w:rPr>
        <w:rFonts w:ascii="Arial" w:eastAsia="Arial" w:hAnsi="Arial" w:cs="Arial" w:hint="default"/>
      </w:rPr>
    </w:lvl>
    <w:lvl w:ilvl="1">
      <w:start w:val="1"/>
      <w:numFmt w:val="decimal"/>
      <w:lvlText w:val="%1.%2."/>
      <w:lvlJc w:val="left"/>
      <w:pPr>
        <w:ind w:left="92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24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3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4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51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08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65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22" w:hanging="357"/>
      </w:pPr>
      <w:rPr>
        <w:rFonts w:hint="default"/>
      </w:rPr>
    </w:lvl>
  </w:abstractNum>
  <w:abstractNum w:abstractNumId="29" w15:restartNumberingAfterBreak="0">
    <w:nsid w:val="682A61A9"/>
    <w:multiLevelType w:val="multilevel"/>
    <w:tmpl w:val="09AC6B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8" w:hanging="50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2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6F5B55DF"/>
    <w:multiLevelType w:val="multilevel"/>
    <w:tmpl w:val="1444B23E"/>
    <w:lvl w:ilvl="0">
      <w:start w:val="1"/>
      <w:numFmt w:val="decimal"/>
      <w:lvlText w:val="%1."/>
      <w:lvlJc w:val="left"/>
      <w:pPr>
        <w:ind w:left="1068" w:hanging="360"/>
      </w:pPr>
      <w:rPr>
        <w:rFonts w:ascii="Arial" w:eastAsia="Arial" w:hAnsi="Arial" w:cs="Arial" w:hint="default"/>
      </w:rPr>
    </w:lvl>
    <w:lvl w:ilvl="1">
      <w:start w:val="1"/>
      <w:numFmt w:val="decimal"/>
      <w:lvlText w:val="%1.%2."/>
      <w:lvlJc w:val="left"/>
      <w:pPr>
        <w:ind w:left="92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31" w15:restartNumberingAfterBreak="0">
    <w:nsid w:val="6F6305FA"/>
    <w:multiLevelType w:val="hybridMultilevel"/>
    <w:tmpl w:val="3A261FBE"/>
    <w:lvl w:ilvl="0" w:tplc="34C035AC">
      <w:start w:val="1"/>
      <w:numFmt w:val="decimal"/>
      <w:lvlText w:val="1.%1"/>
      <w:lvlJc w:val="center"/>
      <w:pPr>
        <w:ind w:left="1068" w:hanging="360"/>
      </w:pPr>
      <w:rPr>
        <w:rFonts w:hint="default"/>
        <w:b w:val="0"/>
        <w:i w:val="0"/>
      </w:r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719352B6"/>
    <w:multiLevelType w:val="hybridMultilevel"/>
    <w:tmpl w:val="B4384E6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C341B30"/>
    <w:multiLevelType w:val="multilevel"/>
    <w:tmpl w:val="678A70EE"/>
    <w:lvl w:ilvl="0">
      <w:start w:val="1"/>
      <w:numFmt w:val="decimal"/>
      <w:lvlText w:val="%1."/>
      <w:lvlJc w:val="left"/>
      <w:pPr>
        <w:ind w:left="567" w:hanging="567"/>
      </w:pPr>
      <w:rPr>
        <w:rFonts w:ascii="Arial" w:eastAsia="Arial" w:hAnsi="Arial" w:cs="Arial" w:hint="default"/>
      </w:rPr>
    </w:lvl>
    <w:lvl w:ilvl="1">
      <w:start w:val="1"/>
      <w:numFmt w:val="decimal"/>
      <w:lvlText w:val="%1.%2."/>
      <w:lvlJc w:val="left"/>
      <w:pPr>
        <w:ind w:left="92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24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38" w:hanging="5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995" w:hanging="56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52" w:hanging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709" w:hanging="56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6" w:hanging="56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23" w:hanging="567"/>
      </w:pPr>
      <w:rPr>
        <w:rFonts w:hint="default"/>
      </w:rPr>
    </w:lvl>
  </w:abstractNum>
  <w:abstractNum w:abstractNumId="34" w15:restartNumberingAfterBreak="0">
    <w:nsid w:val="7C9D6E37"/>
    <w:multiLevelType w:val="multilevel"/>
    <w:tmpl w:val="8DFC6D60"/>
    <w:lvl w:ilvl="0">
      <w:start w:val="1"/>
      <w:numFmt w:val="decimal"/>
      <w:lvlText w:val="%1."/>
      <w:lvlJc w:val="left"/>
      <w:pPr>
        <w:ind w:left="567" w:hanging="567"/>
      </w:pPr>
      <w:rPr>
        <w:rFonts w:ascii="Arial" w:eastAsia="Arial" w:hAnsi="Arial" w:cs="Arial" w:hint="default"/>
      </w:rPr>
    </w:lvl>
    <w:lvl w:ilvl="1">
      <w:start w:val="1"/>
      <w:numFmt w:val="decimal"/>
      <w:lvlText w:val="%1.%2."/>
      <w:lvlJc w:val="left"/>
      <w:pPr>
        <w:ind w:left="92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1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38" w:hanging="5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995" w:hanging="56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52" w:hanging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709" w:hanging="56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6" w:hanging="56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23" w:hanging="567"/>
      </w:pPr>
      <w:rPr>
        <w:rFonts w:hint="default"/>
      </w:rPr>
    </w:lvl>
  </w:abstractNum>
  <w:num w:numId="1">
    <w:abstractNumId w:val="13"/>
  </w:num>
  <w:num w:numId="2">
    <w:abstractNumId w:val="31"/>
  </w:num>
  <w:num w:numId="3">
    <w:abstractNumId w:val="18"/>
  </w:num>
  <w:num w:numId="4">
    <w:abstractNumId w:val="28"/>
  </w:num>
  <w:num w:numId="5">
    <w:abstractNumId w:val="19"/>
  </w:num>
  <w:num w:numId="6">
    <w:abstractNumId w:val="21"/>
  </w:num>
  <w:num w:numId="7">
    <w:abstractNumId w:val="0"/>
  </w:num>
  <w:num w:numId="8">
    <w:abstractNumId w:val="23"/>
  </w:num>
  <w:num w:numId="9">
    <w:abstractNumId w:val="12"/>
  </w:num>
  <w:num w:numId="10">
    <w:abstractNumId w:val="26"/>
  </w:num>
  <w:num w:numId="11">
    <w:abstractNumId w:val="14"/>
  </w:num>
  <w:num w:numId="12">
    <w:abstractNumId w:val="16"/>
  </w:num>
  <w:num w:numId="13">
    <w:abstractNumId w:val="30"/>
  </w:num>
  <w:num w:numId="14">
    <w:abstractNumId w:val="3"/>
  </w:num>
  <w:num w:numId="15">
    <w:abstractNumId w:val="17"/>
  </w:num>
  <w:num w:numId="16">
    <w:abstractNumId w:val="25"/>
  </w:num>
  <w:num w:numId="17">
    <w:abstractNumId w:val="15"/>
  </w:num>
  <w:num w:numId="18">
    <w:abstractNumId w:val="27"/>
  </w:num>
  <w:num w:numId="19">
    <w:abstractNumId w:val="33"/>
  </w:num>
  <w:num w:numId="20">
    <w:abstractNumId w:val="34"/>
  </w:num>
  <w:num w:numId="21">
    <w:abstractNumId w:val="7"/>
  </w:num>
  <w:num w:numId="22">
    <w:abstractNumId w:val="1"/>
  </w:num>
  <w:num w:numId="23">
    <w:abstractNumId w:val="11"/>
  </w:num>
  <w:num w:numId="24">
    <w:abstractNumId w:val="4"/>
  </w:num>
  <w:num w:numId="25">
    <w:abstractNumId w:val="20"/>
  </w:num>
  <w:num w:numId="26">
    <w:abstractNumId w:val="22"/>
  </w:num>
  <w:num w:numId="27">
    <w:abstractNumId w:val="9"/>
  </w:num>
  <w:num w:numId="28">
    <w:abstractNumId w:val="5"/>
  </w:num>
  <w:num w:numId="29">
    <w:abstractNumId w:val="8"/>
  </w:num>
  <w:num w:numId="30">
    <w:abstractNumId w:val="29"/>
  </w:num>
  <w:num w:numId="31">
    <w:abstractNumId w:val="24"/>
  </w:num>
  <w:num w:numId="32">
    <w:abstractNumId w:val="2"/>
  </w:num>
  <w:num w:numId="33">
    <w:abstractNumId w:val="6"/>
  </w:num>
  <w:num w:numId="34">
    <w:abstractNumId w:val="32"/>
  </w:num>
  <w:num w:numId="35">
    <w:abstractNumId w:val="1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82499"/>
    <w:rsid w:val="00003746"/>
    <w:rsid w:val="00004860"/>
    <w:rsid w:val="00005707"/>
    <w:rsid w:val="00006D14"/>
    <w:rsid w:val="00010378"/>
    <w:rsid w:val="00011F19"/>
    <w:rsid w:val="00012E5C"/>
    <w:rsid w:val="00014A16"/>
    <w:rsid w:val="00014CA9"/>
    <w:rsid w:val="00016DA0"/>
    <w:rsid w:val="0002034D"/>
    <w:rsid w:val="00020842"/>
    <w:rsid w:val="000217EA"/>
    <w:rsid w:val="00021F2D"/>
    <w:rsid w:val="00022908"/>
    <w:rsid w:val="00025D28"/>
    <w:rsid w:val="00026E49"/>
    <w:rsid w:val="00026E8E"/>
    <w:rsid w:val="00027B15"/>
    <w:rsid w:val="0003043A"/>
    <w:rsid w:val="00031D91"/>
    <w:rsid w:val="0003414E"/>
    <w:rsid w:val="00035085"/>
    <w:rsid w:val="00036AB3"/>
    <w:rsid w:val="00037B36"/>
    <w:rsid w:val="00040926"/>
    <w:rsid w:val="000425A3"/>
    <w:rsid w:val="0004263B"/>
    <w:rsid w:val="000429C5"/>
    <w:rsid w:val="00044102"/>
    <w:rsid w:val="00045E26"/>
    <w:rsid w:val="000465A8"/>
    <w:rsid w:val="00050918"/>
    <w:rsid w:val="0005107A"/>
    <w:rsid w:val="000532B3"/>
    <w:rsid w:val="000539F4"/>
    <w:rsid w:val="00054691"/>
    <w:rsid w:val="000631F5"/>
    <w:rsid w:val="00065051"/>
    <w:rsid w:val="0007004B"/>
    <w:rsid w:val="00070640"/>
    <w:rsid w:val="00073EF4"/>
    <w:rsid w:val="00075CF8"/>
    <w:rsid w:val="0007654B"/>
    <w:rsid w:val="00077BE2"/>
    <w:rsid w:val="00082491"/>
    <w:rsid w:val="000849F7"/>
    <w:rsid w:val="00085226"/>
    <w:rsid w:val="00091A3E"/>
    <w:rsid w:val="000964AE"/>
    <w:rsid w:val="0009684D"/>
    <w:rsid w:val="000970F1"/>
    <w:rsid w:val="000A172B"/>
    <w:rsid w:val="000A3BB9"/>
    <w:rsid w:val="000A570A"/>
    <w:rsid w:val="000A72A3"/>
    <w:rsid w:val="000A7A7A"/>
    <w:rsid w:val="000B1B4C"/>
    <w:rsid w:val="000B1D25"/>
    <w:rsid w:val="000B35A8"/>
    <w:rsid w:val="000B4491"/>
    <w:rsid w:val="000B4A46"/>
    <w:rsid w:val="000B4EBB"/>
    <w:rsid w:val="000B6DA0"/>
    <w:rsid w:val="000C0552"/>
    <w:rsid w:val="000C25F2"/>
    <w:rsid w:val="000C4912"/>
    <w:rsid w:val="000C6AD1"/>
    <w:rsid w:val="000C7C93"/>
    <w:rsid w:val="000D07A9"/>
    <w:rsid w:val="000D0EF8"/>
    <w:rsid w:val="000D1631"/>
    <w:rsid w:val="000D206F"/>
    <w:rsid w:val="000D366B"/>
    <w:rsid w:val="000D61EA"/>
    <w:rsid w:val="000E0C19"/>
    <w:rsid w:val="000E6059"/>
    <w:rsid w:val="000E71A4"/>
    <w:rsid w:val="000E7BC3"/>
    <w:rsid w:val="000E7EC9"/>
    <w:rsid w:val="000F0A2E"/>
    <w:rsid w:val="000F160D"/>
    <w:rsid w:val="000F1E18"/>
    <w:rsid w:val="000F2AB8"/>
    <w:rsid w:val="000F4A98"/>
    <w:rsid w:val="000F4D8C"/>
    <w:rsid w:val="000F55B2"/>
    <w:rsid w:val="000F62A0"/>
    <w:rsid w:val="00102B5F"/>
    <w:rsid w:val="00112F04"/>
    <w:rsid w:val="00113172"/>
    <w:rsid w:val="00116662"/>
    <w:rsid w:val="00117FDC"/>
    <w:rsid w:val="00120470"/>
    <w:rsid w:val="00120E0F"/>
    <w:rsid w:val="00122CCD"/>
    <w:rsid w:val="0012354C"/>
    <w:rsid w:val="00123864"/>
    <w:rsid w:val="00124A7D"/>
    <w:rsid w:val="001251CD"/>
    <w:rsid w:val="0012542B"/>
    <w:rsid w:val="00125FF8"/>
    <w:rsid w:val="00127294"/>
    <w:rsid w:val="001274E8"/>
    <w:rsid w:val="00127835"/>
    <w:rsid w:val="00132572"/>
    <w:rsid w:val="0013740F"/>
    <w:rsid w:val="001405D9"/>
    <w:rsid w:val="00144688"/>
    <w:rsid w:val="00147927"/>
    <w:rsid w:val="0015020D"/>
    <w:rsid w:val="001505AA"/>
    <w:rsid w:val="001557DE"/>
    <w:rsid w:val="00156357"/>
    <w:rsid w:val="0015673C"/>
    <w:rsid w:val="0016034F"/>
    <w:rsid w:val="001650EC"/>
    <w:rsid w:val="001656D2"/>
    <w:rsid w:val="00165FB0"/>
    <w:rsid w:val="00166ACC"/>
    <w:rsid w:val="00166E75"/>
    <w:rsid w:val="00167787"/>
    <w:rsid w:val="00172DA9"/>
    <w:rsid w:val="00175F7F"/>
    <w:rsid w:val="00176824"/>
    <w:rsid w:val="00177B3A"/>
    <w:rsid w:val="0018034D"/>
    <w:rsid w:val="00182499"/>
    <w:rsid w:val="00183FEA"/>
    <w:rsid w:val="00193A54"/>
    <w:rsid w:val="001960B0"/>
    <w:rsid w:val="001967B5"/>
    <w:rsid w:val="001A0E8E"/>
    <w:rsid w:val="001A15CE"/>
    <w:rsid w:val="001A16B2"/>
    <w:rsid w:val="001A40AF"/>
    <w:rsid w:val="001B0398"/>
    <w:rsid w:val="001B0EAB"/>
    <w:rsid w:val="001B43C7"/>
    <w:rsid w:val="001B59E8"/>
    <w:rsid w:val="001B6144"/>
    <w:rsid w:val="001B7D8B"/>
    <w:rsid w:val="001C0E6F"/>
    <w:rsid w:val="001C221D"/>
    <w:rsid w:val="001D02F7"/>
    <w:rsid w:val="001D0988"/>
    <w:rsid w:val="001D0C8F"/>
    <w:rsid w:val="001D2682"/>
    <w:rsid w:val="001D43BC"/>
    <w:rsid w:val="001D44DC"/>
    <w:rsid w:val="001D524D"/>
    <w:rsid w:val="001D554D"/>
    <w:rsid w:val="001E2433"/>
    <w:rsid w:val="001E3B71"/>
    <w:rsid w:val="001E4896"/>
    <w:rsid w:val="001E77EC"/>
    <w:rsid w:val="001F0793"/>
    <w:rsid w:val="001F0A46"/>
    <w:rsid w:val="001F258F"/>
    <w:rsid w:val="001F5177"/>
    <w:rsid w:val="001F6B3D"/>
    <w:rsid w:val="00200210"/>
    <w:rsid w:val="002021A7"/>
    <w:rsid w:val="002032F8"/>
    <w:rsid w:val="00203A12"/>
    <w:rsid w:val="00213F33"/>
    <w:rsid w:val="00214940"/>
    <w:rsid w:val="002155DD"/>
    <w:rsid w:val="00216B17"/>
    <w:rsid w:val="00217721"/>
    <w:rsid w:val="00223042"/>
    <w:rsid w:val="00226B27"/>
    <w:rsid w:val="00231FF8"/>
    <w:rsid w:val="00233370"/>
    <w:rsid w:val="0023341D"/>
    <w:rsid w:val="0023671E"/>
    <w:rsid w:val="00240AA8"/>
    <w:rsid w:val="002436A1"/>
    <w:rsid w:val="00243F49"/>
    <w:rsid w:val="00244211"/>
    <w:rsid w:val="00244720"/>
    <w:rsid w:val="0024658D"/>
    <w:rsid w:val="00246F38"/>
    <w:rsid w:val="002473AA"/>
    <w:rsid w:val="00247B68"/>
    <w:rsid w:val="002514DB"/>
    <w:rsid w:val="00251942"/>
    <w:rsid w:val="00252ED5"/>
    <w:rsid w:val="002550E8"/>
    <w:rsid w:val="0025538F"/>
    <w:rsid w:val="00256A49"/>
    <w:rsid w:val="00257301"/>
    <w:rsid w:val="002608E2"/>
    <w:rsid w:val="0026292B"/>
    <w:rsid w:val="00262D4D"/>
    <w:rsid w:val="0026309E"/>
    <w:rsid w:val="002640BA"/>
    <w:rsid w:val="0026452E"/>
    <w:rsid w:val="002719D1"/>
    <w:rsid w:val="002727F8"/>
    <w:rsid w:val="002749A2"/>
    <w:rsid w:val="002769C8"/>
    <w:rsid w:val="00277A1E"/>
    <w:rsid w:val="00280D2E"/>
    <w:rsid w:val="0028506A"/>
    <w:rsid w:val="002854A2"/>
    <w:rsid w:val="00285ECC"/>
    <w:rsid w:val="00286E60"/>
    <w:rsid w:val="0029032A"/>
    <w:rsid w:val="00292C68"/>
    <w:rsid w:val="0029415E"/>
    <w:rsid w:val="00296D65"/>
    <w:rsid w:val="002A020D"/>
    <w:rsid w:val="002A436F"/>
    <w:rsid w:val="002A5BB3"/>
    <w:rsid w:val="002A6D11"/>
    <w:rsid w:val="002B1D74"/>
    <w:rsid w:val="002B202A"/>
    <w:rsid w:val="002B6B36"/>
    <w:rsid w:val="002B73E2"/>
    <w:rsid w:val="002C0177"/>
    <w:rsid w:val="002C483E"/>
    <w:rsid w:val="002C4BB3"/>
    <w:rsid w:val="002D05EA"/>
    <w:rsid w:val="002D1271"/>
    <w:rsid w:val="002D1F8B"/>
    <w:rsid w:val="002D4B9D"/>
    <w:rsid w:val="002D5523"/>
    <w:rsid w:val="002E093F"/>
    <w:rsid w:val="002E0FDF"/>
    <w:rsid w:val="002E2147"/>
    <w:rsid w:val="002E2772"/>
    <w:rsid w:val="002E4FE7"/>
    <w:rsid w:val="002E76BE"/>
    <w:rsid w:val="002E7743"/>
    <w:rsid w:val="002E7F4D"/>
    <w:rsid w:val="002F1242"/>
    <w:rsid w:val="002F19F5"/>
    <w:rsid w:val="002F1B88"/>
    <w:rsid w:val="002F2409"/>
    <w:rsid w:val="002F2784"/>
    <w:rsid w:val="002F4B29"/>
    <w:rsid w:val="0030022E"/>
    <w:rsid w:val="00300BBD"/>
    <w:rsid w:val="00301BDC"/>
    <w:rsid w:val="00301E8A"/>
    <w:rsid w:val="00303647"/>
    <w:rsid w:val="003036C4"/>
    <w:rsid w:val="00305A19"/>
    <w:rsid w:val="003061B2"/>
    <w:rsid w:val="003067BC"/>
    <w:rsid w:val="0030738B"/>
    <w:rsid w:val="003077F7"/>
    <w:rsid w:val="00311750"/>
    <w:rsid w:val="00314601"/>
    <w:rsid w:val="003155FA"/>
    <w:rsid w:val="00315E8B"/>
    <w:rsid w:val="0031778A"/>
    <w:rsid w:val="0031781E"/>
    <w:rsid w:val="00320FF5"/>
    <w:rsid w:val="0032265D"/>
    <w:rsid w:val="003226B0"/>
    <w:rsid w:val="00322926"/>
    <w:rsid w:val="00323F9B"/>
    <w:rsid w:val="00324607"/>
    <w:rsid w:val="00326C27"/>
    <w:rsid w:val="00330500"/>
    <w:rsid w:val="00331168"/>
    <w:rsid w:val="00331E6D"/>
    <w:rsid w:val="003329A8"/>
    <w:rsid w:val="00333C90"/>
    <w:rsid w:val="00335376"/>
    <w:rsid w:val="00335C3A"/>
    <w:rsid w:val="003402A2"/>
    <w:rsid w:val="00340E67"/>
    <w:rsid w:val="003431C2"/>
    <w:rsid w:val="003431CB"/>
    <w:rsid w:val="003438CA"/>
    <w:rsid w:val="00343B4C"/>
    <w:rsid w:val="00345942"/>
    <w:rsid w:val="00346111"/>
    <w:rsid w:val="003465AE"/>
    <w:rsid w:val="00350577"/>
    <w:rsid w:val="0035079F"/>
    <w:rsid w:val="003522C2"/>
    <w:rsid w:val="00353237"/>
    <w:rsid w:val="003568BA"/>
    <w:rsid w:val="0036027E"/>
    <w:rsid w:val="00362CAB"/>
    <w:rsid w:val="00363FD0"/>
    <w:rsid w:val="00365453"/>
    <w:rsid w:val="00365AC3"/>
    <w:rsid w:val="00367AF7"/>
    <w:rsid w:val="00372492"/>
    <w:rsid w:val="0037267C"/>
    <w:rsid w:val="00372754"/>
    <w:rsid w:val="003727B5"/>
    <w:rsid w:val="003729E3"/>
    <w:rsid w:val="00372ADA"/>
    <w:rsid w:val="0037509F"/>
    <w:rsid w:val="00375324"/>
    <w:rsid w:val="00377EEC"/>
    <w:rsid w:val="00383485"/>
    <w:rsid w:val="00383FBB"/>
    <w:rsid w:val="00385DA6"/>
    <w:rsid w:val="00386463"/>
    <w:rsid w:val="00391178"/>
    <w:rsid w:val="003945C3"/>
    <w:rsid w:val="00394784"/>
    <w:rsid w:val="003966BD"/>
    <w:rsid w:val="0039723F"/>
    <w:rsid w:val="003A12D8"/>
    <w:rsid w:val="003A3416"/>
    <w:rsid w:val="003A35D6"/>
    <w:rsid w:val="003A4B25"/>
    <w:rsid w:val="003A611A"/>
    <w:rsid w:val="003A719D"/>
    <w:rsid w:val="003A7912"/>
    <w:rsid w:val="003B1003"/>
    <w:rsid w:val="003B1C1B"/>
    <w:rsid w:val="003B1C8B"/>
    <w:rsid w:val="003B226A"/>
    <w:rsid w:val="003B2A11"/>
    <w:rsid w:val="003B3267"/>
    <w:rsid w:val="003B35F3"/>
    <w:rsid w:val="003B3608"/>
    <w:rsid w:val="003B456C"/>
    <w:rsid w:val="003B5514"/>
    <w:rsid w:val="003B6B2B"/>
    <w:rsid w:val="003B6C51"/>
    <w:rsid w:val="003C1912"/>
    <w:rsid w:val="003C2C39"/>
    <w:rsid w:val="003C3B23"/>
    <w:rsid w:val="003C3FE3"/>
    <w:rsid w:val="003C4A44"/>
    <w:rsid w:val="003C5093"/>
    <w:rsid w:val="003C70D8"/>
    <w:rsid w:val="003D1A0C"/>
    <w:rsid w:val="003D201E"/>
    <w:rsid w:val="003D4AF9"/>
    <w:rsid w:val="003D4B04"/>
    <w:rsid w:val="003D5AE9"/>
    <w:rsid w:val="003D7855"/>
    <w:rsid w:val="003D7C25"/>
    <w:rsid w:val="003E0133"/>
    <w:rsid w:val="003E0C3A"/>
    <w:rsid w:val="003E3365"/>
    <w:rsid w:val="003E5AD2"/>
    <w:rsid w:val="003E5D32"/>
    <w:rsid w:val="003F016B"/>
    <w:rsid w:val="003F1442"/>
    <w:rsid w:val="003F1980"/>
    <w:rsid w:val="003F220C"/>
    <w:rsid w:val="003F2550"/>
    <w:rsid w:val="003F3279"/>
    <w:rsid w:val="003F331D"/>
    <w:rsid w:val="003F3567"/>
    <w:rsid w:val="003F3D97"/>
    <w:rsid w:val="003F7F1A"/>
    <w:rsid w:val="00400480"/>
    <w:rsid w:val="00400E1E"/>
    <w:rsid w:val="004019B4"/>
    <w:rsid w:val="004062B1"/>
    <w:rsid w:val="00407C75"/>
    <w:rsid w:val="00410E49"/>
    <w:rsid w:val="00411BFA"/>
    <w:rsid w:val="0042093C"/>
    <w:rsid w:val="00422931"/>
    <w:rsid w:val="00423070"/>
    <w:rsid w:val="00424BF6"/>
    <w:rsid w:val="004256BF"/>
    <w:rsid w:val="00426D9A"/>
    <w:rsid w:val="00427831"/>
    <w:rsid w:val="004305DA"/>
    <w:rsid w:val="00431241"/>
    <w:rsid w:val="00432A3B"/>
    <w:rsid w:val="00432CFD"/>
    <w:rsid w:val="00435D6F"/>
    <w:rsid w:val="0043698A"/>
    <w:rsid w:val="00443148"/>
    <w:rsid w:val="00453A27"/>
    <w:rsid w:val="00454DC9"/>
    <w:rsid w:val="00456CF3"/>
    <w:rsid w:val="0045759A"/>
    <w:rsid w:val="00460D9E"/>
    <w:rsid w:val="00461E81"/>
    <w:rsid w:val="00462622"/>
    <w:rsid w:val="004676B7"/>
    <w:rsid w:val="004704E3"/>
    <w:rsid w:val="0047076F"/>
    <w:rsid w:val="00484327"/>
    <w:rsid w:val="00485ADC"/>
    <w:rsid w:val="0048701C"/>
    <w:rsid w:val="00487183"/>
    <w:rsid w:val="00487B65"/>
    <w:rsid w:val="004915FA"/>
    <w:rsid w:val="004927A3"/>
    <w:rsid w:val="0049334E"/>
    <w:rsid w:val="00493D8E"/>
    <w:rsid w:val="004A0325"/>
    <w:rsid w:val="004A6217"/>
    <w:rsid w:val="004A7584"/>
    <w:rsid w:val="004A76B0"/>
    <w:rsid w:val="004A7BAB"/>
    <w:rsid w:val="004B072C"/>
    <w:rsid w:val="004B16B6"/>
    <w:rsid w:val="004B16CC"/>
    <w:rsid w:val="004B1A57"/>
    <w:rsid w:val="004B2932"/>
    <w:rsid w:val="004B547B"/>
    <w:rsid w:val="004B5B26"/>
    <w:rsid w:val="004B6EBB"/>
    <w:rsid w:val="004B7041"/>
    <w:rsid w:val="004C3BC9"/>
    <w:rsid w:val="004C3F68"/>
    <w:rsid w:val="004C7338"/>
    <w:rsid w:val="004C7AC9"/>
    <w:rsid w:val="004D213C"/>
    <w:rsid w:val="004D2697"/>
    <w:rsid w:val="004D2AD0"/>
    <w:rsid w:val="004D3D0D"/>
    <w:rsid w:val="004D3E02"/>
    <w:rsid w:val="004D46B1"/>
    <w:rsid w:val="004D48B2"/>
    <w:rsid w:val="004D4903"/>
    <w:rsid w:val="004D5FA9"/>
    <w:rsid w:val="004D6BB9"/>
    <w:rsid w:val="004E0493"/>
    <w:rsid w:val="004E08B0"/>
    <w:rsid w:val="004E11EA"/>
    <w:rsid w:val="004E278F"/>
    <w:rsid w:val="004E2CE2"/>
    <w:rsid w:val="004E2E31"/>
    <w:rsid w:val="004E319C"/>
    <w:rsid w:val="004F131B"/>
    <w:rsid w:val="004F19AA"/>
    <w:rsid w:val="004F6413"/>
    <w:rsid w:val="005019CB"/>
    <w:rsid w:val="00502239"/>
    <w:rsid w:val="005024F9"/>
    <w:rsid w:val="00503FF8"/>
    <w:rsid w:val="0050568C"/>
    <w:rsid w:val="00506CD2"/>
    <w:rsid w:val="0051481E"/>
    <w:rsid w:val="00514F53"/>
    <w:rsid w:val="00516345"/>
    <w:rsid w:val="0051672D"/>
    <w:rsid w:val="00517FCB"/>
    <w:rsid w:val="005200CA"/>
    <w:rsid w:val="00520514"/>
    <w:rsid w:val="00521E0A"/>
    <w:rsid w:val="00523FA1"/>
    <w:rsid w:val="00527E97"/>
    <w:rsid w:val="00531F18"/>
    <w:rsid w:val="0053229E"/>
    <w:rsid w:val="00540787"/>
    <w:rsid w:val="00541108"/>
    <w:rsid w:val="00542224"/>
    <w:rsid w:val="0054317E"/>
    <w:rsid w:val="00545995"/>
    <w:rsid w:val="00545EBE"/>
    <w:rsid w:val="0054689C"/>
    <w:rsid w:val="00547148"/>
    <w:rsid w:val="00547B58"/>
    <w:rsid w:val="00547C73"/>
    <w:rsid w:val="0055123F"/>
    <w:rsid w:val="005529BF"/>
    <w:rsid w:val="005564F7"/>
    <w:rsid w:val="00557AB2"/>
    <w:rsid w:val="005606AB"/>
    <w:rsid w:val="00560DED"/>
    <w:rsid w:val="00560EB3"/>
    <w:rsid w:val="00566D54"/>
    <w:rsid w:val="005679F9"/>
    <w:rsid w:val="00570234"/>
    <w:rsid w:val="005722AF"/>
    <w:rsid w:val="00572409"/>
    <w:rsid w:val="00572C48"/>
    <w:rsid w:val="005736FF"/>
    <w:rsid w:val="00574615"/>
    <w:rsid w:val="00574F9A"/>
    <w:rsid w:val="00576305"/>
    <w:rsid w:val="00577107"/>
    <w:rsid w:val="0057792F"/>
    <w:rsid w:val="005838E6"/>
    <w:rsid w:val="005873E6"/>
    <w:rsid w:val="0059288D"/>
    <w:rsid w:val="00592C12"/>
    <w:rsid w:val="00594237"/>
    <w:rsid w:val="005963BF"/>
    <w:rsid w:val="00596B9B"/>
    <w:rsid w:val="0059700E"/>
    <w:rsid w:val="00597212"/>
    <w:rsid w:val="00597EED"/>
    <w:rsid w:val="005A0BCF"/>
    <w:rsid w:val="005A0F36"/>
    <w:rsid w:val="005A1DDF"/>
    <w:rsid w:val="005A1F0B"/>
    <w:rsid w:val="005A574F"/>
    <w:rsid w:val="005A6EC2"/>
    <w:rsid w:val="005A6FC7"/>
    <w:rsid w:val="005A77C5"/>
    <w:rsid w:val="005B0B6B"/>
    <w:rsid w:val="005B4342"/>
    <w:rsid w:val="005B450B"/>
    <w:rsid w:val="005B6565"/>
    <w:rsid w:val="005B6648"/>
    <w:rsid w:val="005B66DD"/>
    <w:rsid w:val="005C00DA"/>
    <w:rsid w:val="005C176B"/>
    <w:rsid w:val="005C31D3"/>
    <w:rsid w:val="005C468B"/>
    <w:rsid w:val="005C4804"/>
    <w:rsid w:val="005C7258"/>
    <w:rsid w:val="005C736E"/>
    <w:rsid w:val="005D1765"/>
    <w:rsid w:val="005D200E"/>
    <w:rsid w:val="005D2E81"/>
    <w:rsid w:val="005D4BFB"/>
    <w:rsid w:val="005D5FE9"/>
    <w:rsid w:val="005D61CF"/>
    <w:rsid w:val="005D6D14"/>
    <w:rsid w:val="005E041A"/>
    <w:rsid w:val="005E04EC"/>
    <w:rsid w:val="005E2750"/>
    <w:rsid w:val="005E28E1"/>
    <w:rsid w:val="005E3CE9"/>
    <w:rsid w:val="005E5836"/>
    <w:rsid w:val="005E7A2F"/>
    <w:rsid w:val="005F125F"/>
    <w:rsid w:val="005F1985"/>
    <w:rsid w:val="005F467E"/>
    <w:rsid w:val="005F5ADD"/>
    <w:rsid w:val="00600E59"/>
    <w:rsid w:val="00606405"/>
    <w:rsid w:val="00606543"/>
    <w:rsid w:val="00607B63"/>
    <w:rsid w:val="00607EDF"/>
    <w:rsid w:val="00610757"/>
    <w:rsid w:val="00613116"/>
    <w:rsid w:val="006145D9"/>
    <w:rsid w:val="0061638D"/>
    <w:rsid w:val="00624816"/>
    <w:rsid w:val="006269F6"/>
    <w:rsid w:val="0062781B"/>
    <w:rsid w:val="00630F27"/>
    <w:rsid w:val="00630FE2"/>
    <w:rsid w:val="00632E87"/>
    <w:rsid w:val="006347F4"/>
    <w:rsid w:val="00635CDB"/>
    <w:rsid w:val="00636FC7"/>
    <w:rsid w:val="006371A5"/>
    <w:rsid w:val="00642B9A"/>
    <w:rsid w:val="00642DE4"/>
    <w:rsid w:val="006431FD"/>
    <w:rsid w:val="00643F31"/>
    <w:rsid w:val="00645AA5"/>
    <w:rsid w:val="0065325D"/>
    <w:rsid w:val="00654217"/>
    <w:rsid w:val="006550F0"/>
    <w:rsid w:val="006560CF"/>
    <w:rsid w:val="006567F0"/>
    <w:rsid w:val="00656E97"/>
    <w:rsid w:val="00657B0C"/>
    <w:rsid w:val="0066247F"/>
    <w:rsid w:val="00664B80"/>
    <w:rsid w:val="0066631C"/>
    <w:rsid w:val="00666BB9"/>
    <w:rsid w:val="006708B9"/>
    <w:rsid w:val="00671D15"/>
    <w:rsid w:val="00673BF9"/>
    <w:rsid w:val="00673EB8"/>
    <w:rsid w:val="00676C91"/>
    <w:rsid w:val="006810DC"/>
    <w:rsid w:val="0068223F"/>
    <w:rsid w:val="00682E63"/>
    <w:rsid w:val="00683BC2"/>
    <w:rsid w:val="00683EE4"/>
    <w:rsid w:val="00686DEF"/>
    <w:rsid w:val="006904A0"/>
    <w:rsid w:val="00691706"/>
    <w:rsid w:val="006928E3"/>
    <w:rsid w:val="00692A32"/>
    <w:rsid w:val="00693A0C"/>
    <w:rsid w:val="00693DC7"/>
    <w:rsid w:val="00694D7E"/>
    <w:rsid w:val="00695C5C"/>
    <w:rsid w:val="00697D92"/>
    <w:rsid w:val="006A0B10"/>
    <w:rsid w:val="006A1B8A"/>
    <w:rsid w:val="006A2186"/>
    <w:rsid w:val="006A2869"/>
    <w:rsid w:val="006A38AB"/>
    <w:rsid w:val="006A3E0E"/>
    <w:rsid w:val="006A44B2"/>
    <w:rsid w:val="006A56F5"/>
    <w:rsid w:val="006A6172"/>
    <w:rsid w:val="006A68A7"/>
    <w:rsid w:val="006B0C88"/>
    <w:rsid w:val="006B17E9"/>
    <w:rsid w:val="006B5FB3"/>
    <w:rsid w:val="006B6347"/>
    <w:rsid w:val="006C251B"/>
    <w:rsid w:val="006C32E2"/>
    <w:rsid w:val="006C4D3F"/>
    <w:rsid w:val="006C71E7"/>
    <w:rsid w:val="006C7C59"/>
    <w:rsid w:val="006D258A"/>
    <w:rsid w:val="006D3093"/>
    <w:rsid w:val="006D4E6B"/>
    <w:rsid w:val="006D68AF"/>
    <w:rsid w:val="006D7189"/>
    <w:rsid w:val="006D723A"/>
    <w:rsid w:val="006D7ED5"/>
    <w:rsid w:val="006E0768"/>
    <w:rsid w:val="006E0CF6"/>
    <w:rsid w:val="006E30D0"/>
    <w:rsid w:val="006E4624"/>
    <w:rsid w:val="006E5A28"/>
    <w:rsid w:val="006E7735"/>
    <w:rsid w:val="006F055A"/>
    <w:rsid w:val="006F0797"/>
    <w:rsid w:val="006F2E4D"/>
    <w:rsid w:val="006F4A79"/>
    <w:rsid w:val="006F6EC6"/>
    <w:rsid w:val="006F77DF"/>
    <w:rsid w:val="006F7A40"/>
    <w:rsid w:val="00700FB6"/>
    <w:rsid w:val="00701266"/>
    <w:rsid w:val="00702973"/>
    <w:rsid w:val="00703219"/>
    <w:rsid w:val="0070326B"/>
    <w:rsid w:val="00703E38"/>
    <w:rsid w:val="00707521"/>
    <w:rsid w:val="00707F7F"/>
    <w:rsid w:val="00711CEF"/>
    <w:rsid w:val="007219B8"/>
    <w:rsid w:val="007224BE"/>
    <w:rsid w:val="00723B55"/>
    <w:rsid w:val="0072411F"/>
    <w:rsid w:val="00724AC0"/>
    <w:rsid w:val="00726D7E"/>
    <w:rsid w:val="0073078D"/>
    <w:rsid w:val="00733481"/>
    <w:rsid w:val="00734904"/>
    <w:rsid w:val="007349CD"/>
    <w:rsid w:val="0073539D"/>
    <w:rsid w:val="00736379"/>
    <w:rsid w:val="00736D4B"/>
    <w:rsid w:val="00740992"/>
    <w:rsid w:val="007419E2"/>
    <w:rsid w:val="0074414D"/>
    <w:rsid w:val="00744A19"/>
    <w:rsid w:val="00746236"/>
    <w:rsid w:val="00750519"/>
    <w:rsid w:val="007529AB"/>
    <w:rsid w:val="00754710"/>
    <w:rsid w:val="00760437"/>
    <w:rsid w:val="007634BD"/>
    <w:rsid w:val="0076367C"/>
    <w:rsid w:val="00763A0E"/>
    <w:rsid w:val="007648C5"/>
    <w:rsid w:val="00764EE4"/>
    <w:rsid w:val="00765199"/>
    <w:rsid w:val="00765774"/>
    <w:rsid w:val="00765E87"/>
    <w:rsid w:val="0077014A"/>
    <w:rsid w:val="007702FD"/>
    <w:rsid w:val="0077031F"/>
    <w:rsid w:val="0077175C"/>
    <w:rsid w:val="00771B68"/>
    <w:rsid w:val="00772421"/>
    <w:rsid w:val="00774AD8"/>
    <w:rsid w:val="00774DD8"/>
    <w:rsid w:val="00775AB3"/>
    <w:rsid w:val="00777AD0"/>
    <w:rsid w:val="007808FF"/>
    <w:rsid w:val="00780F18"/>
    <w:rsid w:val="0078423D"/>
    <w:rsid w:val="00784DFE"/>
    <w:rsid w:val="00786054"/>
    <w:rsid w:val="007932B7"/>
    <w:rsid w:val="0079361A"/>
    <w:rsid w:val="0079415B"/>
    <w:rsid w:val="00795417"/>
    <w:rsid w:val="007956E0"/>
    <w:rsid w:val="00796C5A"/>
    <w:rsid w:val="007A21B4"/>
    <w:rsid w:val="007A5BC7"/>
    <w:rsid w:val="007B00BF"/>
    <w:rsid w:val="007B392B"/>
    <w:rsid w:val="007B426D"/>
    <w:rsid w:val="007B58ED"/>
    <w:rsid w:val="007C2651"/>
    <w:rsid w:val="007C2D40"/>
    <w:rsid w:val="007C6804"/>
    <w:rsid w:val="007D0612"/>
    <w:rsid w:val="007D5454"/>
    <w:rsid w:val="007E44EF"/>
    <w:rsid w:val="007E55A7"/>
    <w:rsid w:val="007E56E2"/>
    <w:rsid w:val="007E5D0D"/>
    <w:rsid w:val="007E6C6B"/>
    <w:rsid w:val="007E7B1E"/>
    <w:rsid w:val="007E7EDB"/>
    <w:rsid w:val="007F13A9"/>
    <w:rsid w:val="007F2611"/>
    <w:rsid w:val="007F3041"/>
    <w:rsid w:val="007F3614"/>
    <w:rsid w:val="007F4EE3"/>
    <w:rsid w:val="007F59AA"/>
    <w:rsid w:val="007F6422"/>
    <w:rsid w:val="007F64A3"/>
    <w:rsid w:val="007F7079"/>
    <w:rsid w:val="00802CFC"/>
    <w:rsid w:val="00802D67"/>
    <w:rsid w:val="00806291"/>
    <w:rsid w:val="00807450"/>
    <w:rsid w:val="008079CA"/>
    <w:rsid w:val="00811E92"/>
    <w:rsid w:val="0081290F"/>
    <w:rsid w:val="008151F6"/>
    <w:rsid w:val="0081736F"/>
    <w:rsid w:val="00817636"/>
    <w:rsid w:val="00817E39"/>
    <w:rsid w:val="008218B9"/>
    <w:rsid w:val="00822120"/>
    <w:rsid w:val="0082240C"/>
    <w:rsid w:val="00826868"/>
    <w:rsid w:val="00826950"/>
    <w:rsid w:val="00831FF9"/>
    <w:rsid w:val="00833068"/>
    <w:rsid w:val="008353D5"/>
    <w:rsid w:val="00836D3C"/>
    <w:rsid w:val="00837BF4"/>
    <w:rsid w:val="00841DCF"/>
    <w:rsid w:val="00842C2C"/>
    <w:rsid w:val="00842E8F"/>
    <w:rsid w:val="008437D1"/>
    <w:rsid w:val="00845714"/>
    <w:rsid w:val="00845EEA"/>
    <w:rsid w:val="008500C6"/>
    <w:rsid w:val="008518DC"/>
    <w:rsid w:val="00853A32"/>
    <w:rsid w:val="00857838"/>
    <w:rsid w:val="00857C95"/>
    <w:rsid w:val="00860210"/>
    <w:rsid w:val="008605DF"/>
    <w:rsid w:val="00860A75"/>
    <w:rsid w:val="00861F35"/>
    <w:rsid w:val="00863E80"/>
    <w:rsid w:val="00866981"/>
    <w:rsid w:val="00866999"/>
    <w:rsid w:val="008679FD"/>
    <w:rsid w:val="0087141D"/>
    <w:rsid w:val="008741F3"/>
    <w:rsid w:val="00875715"/>
    <w:rsid w:val="00875FF4"/>
    <w:rsid w:val="008773E6"/>
    <w:rsid w:val="00881205"/>
    <w:rsid w:val="00881518"/>
    <w:rsid w:val="00884F16"/>
    <w:rsid w:val="00885B93"/>
    <w:rsid w:val="00885C47"/>
    <w:rsid w:val="008872B3"/>
    <w:rsid w:val="008946BA"/>
    <w:rsid w:val="00896554"/>
    <w:rsid w:val="008972A1"/>
    <w:rsid w:val="00897BC5"/>
    <w:rsid w:val="00897EBB"/>
    <w:rsid w:val="008A1A90"/>
    <w:rsid w:val="008A2D57"/>
    <w:rsid w:val="008A3A7A"/>
    <w:rsid w:val="008A424E"/>
    <w:rsid w:val="008A4EDF"/>
    <w:rsid w:val="008A4F7F"/>
    <w:rsid w:val="008B0036"/>
    <w:rsid w:val="008B0E27"/>
    <w:rsid w:val="008B3507"/>
    <w:rsid w:val="008B5379"/>
    <w:rsid w:val="008B56ED"/>
    <w:rsid w:val="008B7354"/>
    <w:rsid w:val="008B7BB1"/>
    <w:rsid w:val="008C2CA0"/>
    <w:rsid w:val="008C3E1E"/>
    <w:rsid w:val="008C40AE"/>
    <w:rsid w:val="008C4AC0"/>
    <w:rsid w:val="008C5BCD"/>
    <w:rsid w:val="008C5C14"/>
    <w:rsid w:val="008D0B47"/>
    <w:rsid w:val="008D1143"/>
    <w:rsid w:val="008D21A4"/>
    <w:rsid w:val="008D42F6"/>
    <w:rsid w:val="008D6351"/>
    <w:rsid w:val="008E0515"/>
    <w:rsid w:val="008E3CB1"/>
    <w:rsid w:val="008E44D9"/>
    <w:rsid w:val="008E510B"/>
    <w:rsid w:val="008F157C"/>
    <w:rsid w:val="008F2B17"/>
    <w:rsid w:val="008F5199"/>
    <w:rsid w:val="008F6F7C"/>
    <w:rsid w:val="008F7168"/>
    <w:rsid w:val="009013C0"/>
    <w:rsid w:val="00901DFB"/>
    <w:rsid w:val="00902987"/>
    <w:rsid w:val="009029BE"/>
    <w:rsid w:val="00903BF5"/>
    <w:rsid w:val="009065C1"/>
    <w:rsid w:val="00913731"/>
    <w:rsid w:val="00914374"/>
    <w:rsid w:val="00914614"/>
    <w:rsid w:val="00915BC3"/>
    <w:rsid w:val="009160E5"/>
    <w:rsid w:val="00920879"/>
    <w:rsid w:val="00921109"/>
    <w:rsid w:val="00923F33"/>
    <w:rsid w:val="0092630A"/>
    <w:rsid w:val="00926EE7"/>
    <w:rsid w:val="00931C66"/>
    <w:rsid w:val="009342D4"/>
    <w:rsid w:val="00937AA3"/>
    <w:rsid w:val="00940109"/>
    <w:rsid w:val="00940A78"/>
    <w:rsid w:val="009422FA"/>
    <w:rsid w:val="0094463B"/>
    <w:rsid w:val="0094581C"/>
    <w:rsid w:val="009461BC"/>
    <w:rsid w:val="009467CA"/>
    <w:rsid w:val="00946E56"/>
    <w:rsid w:val="00946FF3"/>
    <w:rsid w:val="00950507"/>
    <w:rsid w:val="00951421"/>
    <w:rsid w:val="00951E20"/>
    <w:rsid w:val="009531E6"/>
    <w:rsid w:val="0095381C"/>
    <w:rsid w:val="00955005"/>
    <w:rsid w:val="00955168"/>
    <w:rsid w:val="00957689"/>
    <w:rsid w:val="00962249"/>
    <w:rsid w:val="009634A5"/>
    <w:rsid w:val="00964360"/>
    <w:rsid w:val="00964539"/>
    <w:rsid w:val="00964EE5"/>
    <w:rsid w:val="00967621"/>
    <w:rsid w:val="0097175D"/>
    <w:rsid w:val="00972A90"/>
    <w:rsid w:val="00974D00"/>
    <w:rsid w:val="00976944"/>
    <w:rsid w:val="00977F7B"/>
    <w:rsid w:val="0098003D"/>
    <w:rsid w:val="00985CA4"/>
    <w:rsid w:val="00991FAD"/>
    <w:rsid w:val="0099436E"/>
    <w:rsid w:val="00994B5E"/>
    <w:rsid w:val="00995027"/>
    <w:rsid w:val="00995347"/>
    <w:rsid w:val="00996335"/>
    <w:rsid w:val="009963C6"/>
    <w:rsid w:val="009975C5"/>
    <w:rsid w:val="009A2A6E"/>
    <w:rsid w:val="009B4393"/>
    <w:rsid w:val="009B6687"/>
    <w:rsid w:val="009B6E19"/>
    <w:rsid w:val="009C4A44"/>
    <w:rsid w:val="009C63D6"/>
    <w:rsid w:val="009D1E9A"/>
    <w:rsid w:val="009D3538"/>
    <w:rsid w:val="009D3C6E"/>
    <w:rsid w:val="009D5658"/>
    <w:rsid w:val="009E226F"/>
    <w:rsid w:val="009E278C"/>
    <w:rsid w:val="009E553A"/>
    <w:rsid w:val="009E5B51"/>
    <w:rsid w:val="009E5D23"/>
    <w:rsid w:val="009E5E12"/>
    <w:rsid w:val="009F458D"/>
    <w:rsid w:val="009F4819"/>
    <w:rsid w:val="009F6C08"/>
    <w:rsid w:val="00A01782"/>
    <w:rsid w:val="00A019F5"/>
    <w:rsid w:val="00A01ACF"/>
    <w:rsid w:val="00A02389"/>
    <w:rsid w:val="00A024EE"/>
    <w:rsid w:val="00A0284B"/>
    <w:rsid w:val="00A039CB"/>
    <w:rsid w:val="00A045CC"/>
    <w:rsid w:val="00A110DA"/>
    <w:rsid w:val="00A12F52"/>
    <w:rsid w:val="00A133A1"/>
    <w:rsid w:val="00A163A1"/>
    <w:rsid w:val="00A17091"/>
    <w:rsid w:val="00A20C5C"/>
    <w:rsid w:val="00A21BD4"/>
    <w:rsid w:val="00A24205"/>
    <w:rsid w:val="00A259E7"/>
    <w:rsid w:val="00A319C3"/>
    <w:rsid w:val="00A31F57"/>
    <w:rsid w:val="00A356F9"/>
    <w:rsid w:val="00A358CE"/>
    <w:rsid w:val="00A403E5"/>
    <w:rsid w:val="00A43E4C"/>
    <w:rsid w:val="00A44239"/>
    <w:rsid w:val="00A44E39"/>
    <w:rsid w:val="00A46A19"/>
    <w:rsid w:val="00A47C8A"/>
    <w:rsid w:val="00A47ED3"/>
    <w:rsid w:val="00A52275"/>
    <w:rsid w:val="00A53231"/>
    <w:rsid w:val="00A53809"/>
    <w:rsid w:val="00A56339"/>
    <w:rsid w:val="00A61392"/>
    <w:rsid w:val="00A618C6"/>
    <w:rsid w:val="00A6601A"/>
    <w:rsid w:val="00A73CFB"/>
    <w:rsid w:val="00A75C0E"/>
    <w:rsid w:val="00A80652"/>
    <w:rsid w:val="00A81667"/>
    <w:rsid w:val="00A841CC"/>
    <w:rsid w:val="00A85F7D"/>
    <w:rsid w:val="00A90F47"/>
    <w:rsid w:val="00A92B42"/>
    <w:rsid w:val="00A9386D"/>
    <w:rsid w:val="00A93D32"/>
    <w:rsid w:val="00A953DB"/>
    <w:rsid w:val="00A95F8A"/>
    <w:rsid w:val="00A96F09"/>
    <w:rsid w:val="00A97646"/>
    <w:rsid w:val="00AA0D37"/>
    <w:rsid w:val="00AA13EE"/>
    <w:rsid w:val="00AA3983"/>
    <w:rsid w:val="00AA3CE1"/>
    <w:rsid w:val="00AA3DF4"/>
    <w:rsid w:val="00AA45E1"/>
    <w:rsid w:val="00AA5953"/>
    <w:rsid w:val="00AA6E0C"/>
    <w:rsid w:val="00AA7FE8"/>
    <w:rsid w:val="00AB16B8"/>
    <w:rsid w:val="00AB22D3"/>
    <w:rsid w:val="00AB2803"/>
    <w:rsid w:val="00AB29D5"/>
    <w:rsid w:val="00AB37F2"/>
    <w:rsid w:val="00AB483D"/>
    <w:rsid w:val="00AB738D"/>
    <w:rsid w:val="00AC1A65"/>
    <w:rsid w:val="00AC245B"/>
    <w:rsid w:val="00AC5DF0"/>
    <w:rsid w:val="00AC7715"/>
    <w:rsid w:val="00AD13F6"/>
    <w:rsid w:val="00AD26FD"/>
    <w:rsid w:val="00AD46E7"/>
    <w:rsid w:val="00AD4B16"/>
    <w:rsid w:val="00AE3FC7"/>
    <w:rsid w:val="00AE78DB"/>
    <w:rsid w:val="00AE7B98"/>
    <w:rsid w:val="00AF0051"/>
    <w:rsid w:val="00AF07D1"/>
    <w:rsid w:val="00AF2540"/>
    <w:rsid w:val="00AF269D"/>
    <w:rsid w:val="00AF2932"/>
    <w:rsid w:val="00AF331F"/>
    <w:rsid w:val="00AF4105"/>
    <w:rsid w:val="00AF753B"/>
    <w:rsid w:val="00AF776E"/>
    <w:rsid w:val="00AF7A11"/>
    <w:rsid w:val="00B0340A"/>
    <w:rsid w:val="00B04277"/>
    <w:rsid w:val="00B0443A"/>
    <w:rsid w:val="00B051D1"/>
    <w:rsid w:val="00B05775"/>
    <w:rsid w:val="00B05BDE"/>
    <w:rsid w:val="00B10CEB"/>
    <w:rsid w:val="00B118FB"/>
    <w:rsid w:val="00B12A48"/>
    <w:rsid w:val="00B12EDD"/>
    <w:rsid w:val="00B13D78"/>
    <w:rsid w:val="00B161A2"/>
    <w:rsid w:val="00B16CDA"/>
    <w:rsid w:val="00B2008D"/>
    <w:rsid w:val="00B2191A"/>
    <w:rsid w:val="00B21DF5"/>
    <w:rsid w:val="00B22B1E"/>
    <w:rsid w:val="00B22E49"/>
    <w:rsid w:val="00B231CC"/>
    <w:rsid w:val="00B258D6"/>
    <w:rsid w:val="00B271EA"/>
    <w:rsid w:val="00B27F53"/>
    <w:rsid w:val="00B32BDC"/>
    <w:rsid w:val="00B32ECD"/>
    <w:rsid w:val="00B40E60"/>
    <w:rsid w:val="00B419CD"/>
    <w:rsid w:val="00B459C9"/>
    <w:rsid w:val="00B46185"/>
    <w:rsid w:val="00B46A77"/>
    <w:rsid w:val="00B46FC0"/>
    <w:rsid w:val="00B51791"/>
    <w:rsid w:val="00B51DB0"/>
    <w:rsid w:val="00B53E66"/>
    <w:rsid w:val="00B55D9E"/>
    <w:rsid w:val="00B56042"/>
    <w:rsid w:val="00B635DA"/>
    <w:rsid w:val="00B63A89"/>
    <w:rsid w:val="00B64FAF"/>
    <w:rsid w:val="00B64FB7"/>
    <w:rsid w:val="00B650BE"/>
    <w:rsid w:val="00B6581A"/>
    <w:rsid w:val="00B666B7"/>
    <w:rsid w:val="00B6713C"/>
    <w:rsid w:val="00B67269"/>
    <w:rsid w:val="00B7064F"/>
    <w:rsid w:val="00B73251"/>
    <w:rsid w:val="00B73563"/>
    <w:rsid w:val="00B73C52"/>
    <w:rsid w:val="00B740DD"/>
    <w:rsid w:val="00B7791E"/>
    <w:rsid w:val="00B80EFF"/>
    <w:rsid w:val="00B83A2C"/>
    <w:rsid w:val="00B86882"/>
    <w:rsid w:val="00B8693C"/>
    <w:rsid w:val="00B87745"/>
    <w:rsid w:val="00B91D17"/>
    <w:rsid w:val="00B934F3"/>
    <w:rsid w:val="00B93A71"/>
    <w:rsid w:val="00B97E39"/>
    <w:rsid w:val="00BA0519"/>
    <w:rsid w:val="00BA4037"/>
    <w:rsid w:val="00BA45B5"/>
    <w:rsid w:val="00BB0C22"/>
    <w:rsid w:val="00BB32B2"/>
    <w:rsid w:val="00BB4BF2"/>
    <w:rsid w:val="00BB4C72"/>
    <w:rsid w:val="00BB5A5D"/>
    <w:rsid w:val="00BC311B"/>
    <w:rsid w:val="00BC7D4A"/>
    <w:rsid w:val="00BD3074"/>
    <w:rsid w:val="00BD4A04"/>
    <w:rsid w:val="00BD4B39"/>
    <w:rsid w:val="00BD6EC3"/>
    <w:rsid w:val="00BE00BC"/>
    <w:rsid w:val="00BE0C84"/>
    <w:rsid w:val="00BE14EE"/>
    <w:rsid w:val="00BE767B"/>
    <w:rsid w:val="00BF0244"/>
    <w:rsid w:val="00BF281A"/>
    <w:rsid w:val="00BF3E1F"/>
    <w:rsid w:val="00BF63DE"/>
    <w:rsid w:val="00BF787B"/>
    <w:rsid w:val="00BF78D8"/>
    <w:rsid w:val="00C0435C"/>
    <w:rsid w:val="00C0570A"/>
    <w:rsid w:val="00C05AAF"/>
    <w:rsid w:val="00C101F7"/>
    <w:rsid w:val="00C12338"/>
    <w:rsid w:val="00C126D8"/>
    <w:rsid w:val="00C15DA6"/>
    <w:rsid w:val="00C17672"/>
    <w:rsid w:val="00C2116C"/>
    <w:rsid w:val="00C22C22"/>
    <w:rsid w:val="00C23433"/>
    <w:rsid w:val="00C2433E"/>
    <w:rsid w:val="00C25341"/>
    <w:rsid w:val="00C25B47"/>
    <w:rsid w:val="00C26267"/>
    <w:rsid w:val="00C26DEB"/>
    <w:rsid w:val="00C352E5"/>
    <w:rsid w:val="00C36394"/>
    <w:rsid w:val="00C40896"/>
    <w:rsid w:val="00C40B01"/>
    <w:rsid w:val="00C431C9"/>
    <w:rsid w:val="00C43612"/>
    <w:rsid w:val="00C43CB3"/>
    <w:rsid w:val="00C43D91"/>
    <w:rsid w:val="00C46E96"/>
    <w:rsid w:val="00C518F7"/>
    <w:rsid w:val="00C52ABE"/>
    <w:rsid w:val="00C53D56"/>
    <w:rsid w:val="00C540CE"/>
    <w:rsid w:val="00C56105"/>
    <w:rsid w:val="00C56381"/>
    <w:rsid w:val="00C60156"/>
    <w:rsid w:val="00C611D8"/>
    <w:rsid w:val="00C61315"/>
    <w:rsid w:val="00C6148C"/>
    <w:rsid w:val="00C62D11"/>
    <w:rsid w:val="00C638A6"/>
    <w:rsid w:val="00C645D6"/>
    <w:rsid w:val="00C65556"/>
    <w:rsid w:val="00C66358"/>
    <w:rsid w:val="00C66ABE"/>
    <w:rsid w:val="00C7234F"/>
    <w:rsid w:val="00C72C5C"/>
    <w:rsid w:val="00C7313B"/>
    <w:rsid w:val="00C83C5C"/>
    <w:rsid w:val="00C83F82"/>
    <w:rsid w:val="00C8520F"/>
    <w:rsid w:val="00C86110"/>
    <w:rsid w:val="00C90879"/>
    <w:rsid w:val="00C91AB0"/>
    <w:rsid w:val="00C92C85"/>
    <w:rsid w:val="00C93314"/>
    <w:rsid w:val="00C97E69"/>
    <w:rsid w:val="00CA26A9"/>
    <w:rsid w:val="00CA34EC"/>
    <w:rsid w:val="00CA3FE7"/>
    <w:rsid w:val="00CA54E4"/>
    <w:rsid w:val="00CA6DFD"/>
    <w:rsid w:val="00CA7621"/>
    <w:rsid w:val="00CB3453"/>
    <w:rsid w:val="00CB3B62"/>
    <w:rsid w:val="00CB44DD"/>
    <w:rsid w:val="00CB533C"/>
    <w:rsid w:val="00CB6731"/>
    <w:rsid w:val="00CB6D1F"/>
    <w:rsid w:val="00CC031F"/>
    <w:rsid w:val="00CC1479"/>
    <w:rsid w:val="00CC17C8"/>
    <w:rsid w:val="00CC3CE2"/>
    <w:rsid w:val="00CC4CC6"/>
    <w:rsid w:val="00CC52AB"/>
    <w:rsid w:val="00CC5424"/>
    <w:rsid w:val="00CC7272"/>
    <w:rsid w:val="00CC73E7"/>
    <w:rsid w:val="00CD052B"/>
    <w:rsid w:val="00CD11B0"/>
    <w:rsid w:val="00CD125D"/>
    <w:rsid w:val="00CD436A"/>
    <w:rsid w:val="00CD64F3"/>
    <w:rsid w:val="00CD68A2"/>
    <w:rsid w:val="00CD6F13"/>
    <w:rsid w:val="00CD720A"/>
    <w:rsid w:val="00CD7821"/>
    <w:rsid w:val="00CE1C92"/>
    <w:rsid w:val="00CE1FA2"/>
    <w:rsid w:val="00CE1FDE"/>
    <w:rsid w:val="00CE2DD1"/>
    <w:rsid w:val="00CE3C35"/>
    <w:rsid w:val="00CE3EFE"/>
    <w:rsid w:val="00CE4F52"/>
    <w:rsid w:val="00CF0BBC"/>
    <w:rsid w:val="00CF136C"/>
    <w:rsid w:val="00CF13A0"/>
    <w:rsid w:val="00CF5F54"/>
    <w:rsid w:val="00CF608D"/>
    <w:rsid w:val="00D0248A"/>
    <w:rsid w:val="00D054C5"/>
    <w:rsid w:val="00D05D42"/>
    <w:rsid w:val="00D10A1E"/>
    <w:rsid w:val="00D11340"/>
    <w:rsid w:val="00D12216"/>
    <w:rsid w:val="00D12E14"/>
    <w:rsid w:val="00D1383E"/>
    <w:rsid w:val="00D146CF"/>
    <w:rsid w:val="00D170C9"/>
    <w:rsid w:val="00D2098E"/>
    <w:rsid w:val="00D22FB3"/>
    <w:rsid w:val="00D23619"/>
    <w:rsid w:val="00D24DF7"/>
    <w:rsid w:val="00D255D3"/>
    <w:rsid w:val="00D25CD3"/>
    <w:rsid w:val="00D25D33"/>
    <w:rsid w:val="00D2726E"/>
    <w:rsid w:val="00D309AE"/>
    <w:rsid w:val="00D3583A"/>
    <w:rsid w:val="00D3593D"/>
    <w:rsid w:val="00D363A2"/>
    <w:rsid w:val="00D366D1"/>
    <w:rsid w:val="00D40EFD"/>
    <w:rsid w:val="00D43BF5"/>
    <w:rsid w:val="00D444BF"/>
    <w:rsid w:val="00D462FE"/>
    <w:rsid w:val="00D47D8B"/>
    <w:rsid w:val="00D502EA"/>
    <w:rsid w:val="00D512A6"/>
    <w:rsid w:val="00D5392D"/>
    <w:rsid w:val="00D5528E"/>
    <w:rsid w:val="00D5549B"/>
    <w:rsid w:val="00D55F41"/>
    <w:rsid w:val="00D56EB8"/>
    <w:rsid w:val="00D573B1"/>
    <w:rsid w:val="00D60FC7"/>
    <w:rsid w:val="00D6113B"/>
    <w:rsid w:val="00D61CF1"/>
    <w:rsid w:val="00D64A19"/>
    <w:rsid w:val="00D65F88"/>
    <w:rsid w:val="00D70C90"/>
    <w:rsid w:val="00D70D2A"/>
    <w:rsid w:val="00D728DE"/>
    <w:rsid w:val="00D73830"/>
    <w:rsid w:val="00D746FB"/>
    <w:rsid w:val="00D75406"/>
    <w:rsid w:val="00D757E0"/>
    <w:rsid w:val="00D76937"/>
    <w:rsid w:val="00D826EF"/>
    <w:rsid w:val="00D8271C"/>
    <w:rsid w:val="00D84A38"/>
    <w:rsid w:val="00D859EA"/>
    <w:rsid w:val="00D87936"/>
    <w:rsid w:val="00D905DB"/>
    <w:rsid w:val="00D90DEB"/>
    <w:rsid w:val="00D9482A"/>
    <w:rsid w:val="00D96F6D"/>
    <w:rsid w:val="00DA2055"/>
    <w:rsid w:val="00DA30FC"/>
    <w:rsid w:val="00DA58D8"/>
    <w:rsid w:val="00DB1F27"/>
    <w:rsid w:val="00DB35B3"/>
    <w:rsid w:val="00DB512E"/>
    <w:rsid w:val="00DC3246"/>
    <w:rsid w:val="00DC38E8"/>
    <w:rsid w:val="00DC6E7E"/>
    <w:rsid w:val="00DD02EC"/>
    <w:rsid w:val="00DD1489"/>
    <w:rsid w:val="00DD4493"/>
    <w:rsid w:val="00DD5F76"/>
    <w:rsid w:val="00DF03C3"/>
    <w:rsid w:val="00DF26B7"/>
    <w:rsid w:val="00DF33F7"/>
    <w:rsid w:val="00DF38F3"/>
    <w:rsid w:val="00DF6BBD"/>
    <w:rsid w:val="00E01C89"/>
    <w:rsid w:val="00E01FF4"/>
    <w:rsid w:val="00E04BAB"/>
    <w:rsid w:val="00E064F5"/>
    <w:rsid w:val="00E10299"/>
    <w:rsid w:val="00E12536"/>
    <w:rsid w:val="00E132C7"/>
    <w:rsid w:val="00E1495D"/>
    <w:rsid w:val="00E14C76"/>
    <w:rsid w:val="00E17D6A"/>
    <w:rsid w:val="00E20FF7"/>
    <w:rsid w:val="00E21979"/>
    <w:rsid w:val="00E230B4"/>
    <w:rsid w:val="00E23CF7"/>
    <w:rsid w:val="00E264B9"/>
    <w:rsid w:val="00E27900"/>
    <w:rsid w:val="00E30395"/>
    <w:rsid w:val="00E30775"/>
    <w:rsid w:val="00E31147"/>
    <w:rsid w:val="00E31479"/>
    <w:rsid w:val="00E31CB1"/>
    <w:rsid w:val="00E34365"/>
    <w:rsid w:val="00E35960"/>
    <w:rsid w:val="00E3612F"/>
    <w:rsid w:val="00E40444"/>
    <w:rsid w:val="00E421A9"/>
    <w:rsid w:val="00E4401D"/>
    <w:rsid w:val="00E505AE"/>
    <w:rsid w:val="00E50943"/>
    <w:rsid w:val="00E51E5A"/>
    <w:rsid w:val="00E52308"/>
    <w:rsid w:val="00E54458"/>
    <w:rsid w:val="00E61759"/>
    <w:rsid w:val="00E61EE3"/>
    <w:rsid w:val="00E62EBE"/>
    <w:rsid w:val="00E63581"/>
    <w:rsid w:val="00E645FD"/>
    <w:rsid w:val="00E6466B"/>
    <w:rsid w:val="00E6528C"/>
    <w:rsid w:val="00E6684C"/>
    <w:rsid w:val="00E67E0C"/>
    <w:rsid w:val="00E70AF2"/>
    <w:rsid w:val="00E72404"/>
    <w:rsid w:val="00E72934"/>
    <w:rsid w:val="00E72C57"/>
    <w:rsid w:val="00E73BB0"/>
    <w:rsid w:val="00E771E3"/>
    <w:rsid w:val="00E773E2"/>
    <w:rsid w:val="00E802D6"/>
    <w:rsid w:val="00E81FF0"/>
    <w:rsid w:val="00E8285B"/>
    <w:rsid w:val="00E836A2"/>
    <w:rsid w:val="00E83868"/>
    <w:rsid w:val="00E8574B"/>
    <w:rsid w:val="00E871F9"/>
    <w:rsid w:val="00E9075F"/>
    <w:rsid w:val="00E931AB"/>
    <w:rsid w:val="00E97738"/>
    <w:rsid w:val="00E97B31"/>
    <w:rsid w:val="00EA15FE"/>
    <w:rsid w:val="00EA436E"/>
    <w:rsid w:val="00EA4FDA"/>
    <w:rsid w:val="00EB2B70"/>
    <w:rsid w:val="00EB4AA1"/>
    <w:rsid w:val="00EB5513"/>
    <w:rsid w:val="00EB7255"/>
    <w:rsid w:val="00EC296A"/>
    <w:rsid w:val="00EC3A0C"/>
    <w:rsid w:val="00EC5547"/>
    <w:rsid w:val="00EC5C3C"/>
    <w:rsid w:val="00EC69BB"/>
    <w:rsid w:val="00EC6D99"/>
    <w:rsid w:val="00ED050C"/>
    <w:rsid w:val="00ED0534"/>
    <w:rsid w:val="00ED12FC"/>
    <w:rsid w:val="00ED160A"/>
    <w:rsid w:val="00ED2677"/>
    <w:rsid w:val="00ED3790"/>
    <w:rsid w:val="00ED37C5"/>
    <w:rsid w:val="00ED4D1A"/>
    <w:rsid w:val="00ED5B7D"/>
    <w:rsid w:val="00ED5DE1"/>
    <w:rsid w:val="00ED6DCB"/>
    <w:rsid w:val="00ED6E85"/>
    <w:rsid w:val="00ED6FB4"/>
    <w:rsid w:val="00ED74FC"/>
    <w:rsid w:val="00EE0041"/>
    <w:rsid w:val="00EE0B1A"/>
    <w:rsid w:val="00EE1955"/>
    <w:rsid w:val="00EE19E9"/>
    <w:rsid w:val="00EE1E91"/>
    <w:rsid w:val="00EE4CEC"/>
    <w:rsid w:val="00EF3C0B"/>
    <w:rsid w:val="00EF50DE"/>
    <w:rsid w:val="00F03CEB"/>
    <w:rsid w:val="00F04735"/>
    <w:rsid w:val="00F04CC1"/>
    <w:rsid w:val="00F05C23"/>
    <w:rsid w:val="00F126E9"/>
    <w:rsid w:val="00F1774F"/>
    <w:rsid w:val="00F20372"/>
    <w:rsid w:val="00F224DA"/>
    <w:rsid w:val="00F23A89"/>
    <w:rsid w:val="00F25BA8"/>
    <w:rsid w:val="00F2695C"/>
    <w:rsid w:val="00F2786B"/>
    <w:rsid w:val="00F27CDB"/>
    <w:rsid w:val="00F27E2E"/>
    <w:rsid w:val="00F27F02"/>
    <w:rsid w:val="00F308A9"/>
    <w:rsid w:val="00F30EC9"/>
    <w:rsid w:val="00F31324"/>
    <w:rsid w:val="00F34C68"/>
    <w:rsid w:val="00F36629"/>
    <w:rsid w:val="00F369F6"/>
    <w:rsid w:val="00F374C8"/>
    <w:rsid w:val="00F46678"/>
    <w:rsid w:val="00F47D71"/>
    <w:rsid w:val="00F51498"/>
    <w:rsid w:val="00F52BD9"/>
    <w:rsid w:val="00F53D9D"/>
    <w:rsid w:val="00F54F7B"/>
    <w:rsid w:val="00F56282"/>
    <w:rsid w:val="00F608DB"/>
    <w:rsid w:val="00F62E26"/>
    <w:rsid w:val="00F634F0"/>
    <w:rsid w:val="00F64533"/>
    <w:rsid w:val="00F64745"/>
    <w:rsid w:val="00F64838"/>
    <w:rsid w:val="00F652B6"/>
    <w:rsid w:val="00F65596"/>
    <w:rsid w:val="00F659ED"/>
    <w:rsid w:val="00F665FD"/>
    <w:rsid w:val="00F6690A"/>
    <w:rsid w:val="00F72A68"/>
    <w:rsid w:val="00F72E37"/>
    <w:rsid w:val="00F73987"/>
    <w:rsid w:val="00F750EF"/>
    <w:rsid w:val="00F75AD6"/>
    <w:rsid w:val="00F7689F"/>
    <w:rsid w:val="00F77846"/>
    <w:rsid w:val="00F77C6A"/>
    <w:rsid w:val="00F77EFA"/>
    <w:rsid w:val="00F812A9"/>
    <w:rsid w:val="00F8306A"/>
    <w:rsid w:val="00F83EF1"/>
    <w:rsid w:val="00F86098"/>
    <w:rsid w:val="00F870A3"/>
    <w:rsid w:val="00F905E1"/>
    <w:rsid w:val="00F90E3D"/>
    <w:rsid w:val="00F90E50"/>
    <w:rsid w:val="00F91445"/>
    <w:rsid w:val="00F91DE8"/>
    <w:rsid w:val="00F92136"/>
    <w:rsid w:val="00F932BB"/>
    <w:rsid w:val="00F93FE7"/>
    <w:rsid w:val="00F95787"/>
    <w:rsid w:val="00F95EDA"/>
    <w:rsid w:val="00F96780"/>
    <w:rsid w:val="00F971AF"/>
    <w:rsid w:val="00FA1876"/>
    <w:rsid w:val="00FA2850"/>
    <w:rsid w:val="00FA6FEE"/>
    <w:rsid w:val="00FA7416"/>
    <w:rsid w:val="00FB1E61"/>
    <w:rsid w:val="00FB2A15"/>
    <w:rsid w:val="00FB2D5F"/>
    <w:rsid w:val="00FB30B2"/>
    <w:rsid w:val="00FB3EEF"/>
    <w:rsid w:val="00FB65EB"/>
    <w:rsid w:val="00FB79A6"/>
    <w:rsid w:val="00FC0624"/>
    <w:rsid w:val="00FC07BA"/>
    <w:rsid w:val="00FC1B88"/>
    <w:rsid w:val="00FC6103"/>
    <w:rsid w:val="00FC64AD"/>
    <w:rsid w:val="00FD4D25"/>
    <w:rsid w:val="00FD5983"/>
    <w:rsid w:val="00FD647D"/>
    <w:rsid w:val="00FD7065"/>
    <w:rsid w:val="00FE1E3B"/>
    <w:rsid w:val="00FE2A63"/>
    <w:rsid w:val="00FE475E"/>
    <w:rsid w:val="00FE50E8"/>
    <w:rsid w:val="00FE5577"/>
    <w:rsid w:val="00FE65FC"/>
    <w:rsid w:val="00FE7393"/>
    <w:rsid w:val="00FF0774"/>
    <w:rsid w:val="00FF0BDA"/>
    <w:rsid w:val="00FF5602"/>
    <w:rsid w:val="00FF5C42"/>
    <w:rsid w:val="00FF66A1"/>
    <w:rsid w:val="00FF67B2"/>
    <w:rsid w:val="00FF6DA2"/>
    <w:rsid w:val="00FF6ECB"/>
    <w:rsid w:val="62665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5E5D6D"/>
  <w15:docId w15:val="{8CAE218D-BBC9-4ADA-9E54-60F27F2BC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249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Ttulo1">
    <w:name w:val="heading 1"/>
    <w:basedOn w:val="Normal"/>
    <w:next w:val="Normal"/>
    <w:link w:val="Ttulo1Char"/>
    <w:uiPriority w:val="9"/>
    <w:qFormat/>
    <w:rsid w:val="0059288D"/>
    <w:pPr>
      <w:keepNext/>
      <w:numPr>
        <w:numId w:val="1"/>
      </w:numPr>
      <w:spacing w:before="240" w:after="60"/>
      <w:outlineLvl w:val="0"/>
    </w:pPr>
    <w:rPr>
      <w:rFonts w:ascii="Arial" w:eastAsiaTheme="majorEastAsia" w:hAnsi="Arial" w:cstheme="majorBidi"/>
      <w:b/>
      <w:bCs/>
      <w:kern w:val="32"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9288D"/>
    <w:pPr>
      <w:keepNext/>
      <w:numPr>
        <w:ilvl w:val="1"/>
        <w:numId w:val="1"/>
      </w:numPr>
      <w:spacing w:before="240" w:after="60"/>
      <w:outlineLvl w:val="1"/>
    </w:pPr>
    <w:rPr>
      <w:rFonts w:ascii="Arial" w:eastAsiaTheme="majorEastAsia" w:hAnsi="Arial" w:cstheme="majorBidi"/>
      <w:b/>
      <w:bCs/>
      <w:iCs/>
      <w:sz w:val="24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9288D"/>
    <w:pPr>
      <w:keepNext/>
      <w:numPr>
        <w:ilvl w:val="2"/>
        <w:numId w:val="1"/>
      </w:numPr>
      <w:spacing w:before="240" w:after="60"/>
      <w:outlineLvl w:val="2"/>
    </w:pPr>
    <w:rPr>
      <w:rFonts w:ascii="Arial" w:eastAsiaTheme="majorEastAsia" w:hAnsi="Arial" w:cstheme="majorBidi"/>
      <w:b/>
      <w:bCs/>
      <w:sz w:val="24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182499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82499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qFormat/>
    <w:rsid w:val="00182499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82499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82499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82499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9288D"/>
    <w:rPr>
      <w:rFonts w:ascii="Arial" w:eastAsiaTheme="majorEastAsia" w:hAnsi="Arial" w:cstheme="majorBidi"/>
      <w:b/>
      <w:bCs/>
      <w:kern w:val="32"/>
      <w:sz w:val="28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59288D"/>
    <w:rPr>
      <w:rFonts w:ascii="Arial" w:eastAsiaTheme="majorEastAsia" w:hAnsi="Arial" w:cstheme="majorBidi"/>
      <w:b/>
      <w:bCs/>
      <w:iCs/>
      <w:sz w:val="24"/>
      <w:szCs w:val="28"/>
    </w:rPr>
  </w:style>
  <w:style w:type="character" w:customStyle="1" w:styleId="Ttulo3Char">
    <w:name w:val="Título 3 Char"/>
    <w:basedOn w:val="Fontepargpadro"/>
    <w:link w:val="Ttulo3"/>
    <w:uiPriority w:val="9"/>
    <w:rsid w:val="0059288D"/>
    <w:rPr>
      <w:rFonts w:ascii="Arial" w:eastAsiaTheme="majorEastAsia" w:hAnsi="Arial" w:cstheme="majorBidi"/>
      <w:b/>
      <w:bCs/>
      <w:sz w:val="24"/>
      <w:szCs w:val="26"/>
    </w:rPr>
  </w:style>
  <w:style w:type="character" w:customStyle="1" w:styleId="Ttulo4Char">
    <w:name w:val="Título 4 Char"/>
    <w:basedOn w:val="Fontepargpadro"/>
    <w:link w:val="Ttulo4"/>
    <w:uiPriority w:val="9"/>
    <w:rsid w:val="00182499"/>
    <w:rPr>
      <w:rFonts w:eastAsiaTheme="minorEastAsia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82499"/>
    <w:rPr>
      <w:rFonts w:eastAsiaTheme="minorEastAsia"/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rsid w:val="00182499"/>
    <w:rPr>
      <w:rFonts w:ascii="Times New Roman" w:eastAsia="Times New Roman" w:hAnsi="Times New Roman" w:cs="Times New Roman"/>
      <w:b/>
      <w:bCs/>
    </w:rPr>
  </w:style>
  <w:style w:type="character" w:customStyle="1" w:styleId="Ttulo7Char">
    <w:name w:val="Título 7 Char"/>
    <w:basedOn w:val="Fontepargpadro"/>
    <w:link w:val="Ttulo7"/>
    <w:uiPriority w:val="9"/>
    <w:semiHidden/>
    <w:rsid w:val="00182499"/>
    <w:rPr>
      <w:rFonts w:eastAsiaTheme="minorEastAsia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82499"/>
    <w:rPr>
      <w:rFonts w:eastAsiaTheme="minorEastAsia"/>
      <w:i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82499"/>
    <w:rPr>
      <w:rFonts w:asciiTheme="majorHAnsi" w:eastAsiaTheme="majorEastAsia" w:hAnsiTheme="majorHAnsi" w:cstheme="majorBidi"/>
    </w:rPr>
  </w:style>
  <w:style w:type="paragraph" w:styleId="PargrafodaLista">
    <w:name w:val="List Paragraph"/>
    <w:basedOn w:val="Normal"/>
    <w:uiPriority w:val="34"/>
    <w:qFormat/>
    <w:rsid w:val="00182499"/>
    <w:pPr>
      <w:ind w:left="720"/>
      <w:contextualSpacing/>
    </w:pPr>
  </w:style>
  <w:style w:type="character" w:styleId="Refdecomentrio">
    <w:name w:val="annotation reference"/>
    <w:basedOn w:val="Fontepargpadro"/>
    <w:uiPriority w:val="99"/>
    <w:semiHidden/>
    <w:unhideWhenUsed/>
    <w:rsid w:val="001505AA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1505AA"/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1505AA"/>
    <w:rPr>
      <w:rFonts w:ascii="Times New Roman" w:eastAsia="Times New Roman" w:hAnsi="Times New Roman" w:cs="Times New Roman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505A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505AA"/>
    <w:rPr>
      <w:rFonts w:ascii="Tahoma" w:eastAsia="Times New Roman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A20C5C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A20C5C"/>
    <w:rPr>
      <w:rFonts w:ascii="Times New Roman" w:eastAsia="Times New Roman" w:hAnsi="Times New Roman" w:cs="Times New Roman"/>
      <w:sz w:val="20"/>
      <w:szCs w:val="20"/>
    </w:rPr>
  </w:style>
  <w:style w:type="paragraph" w:styleId="Rodap">
    <w:name w:val="footer"/>
    <w:basedOn w:val="Normal"/>
    <w:link w:val="RodapChar"/>
    <w:uiPriority w:val="99"/>
    <w:unhideWhenUsed/>
    <w:rsid w:val="00A20C5C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A20C5C"/>
    <w:rPr>
      <w:rFonts w:ascii="Times New Roman" w:eastAsia="Times New Roman" w:hAnsi="Times New Roman" w:cs="Times New Roman"/>
      <w:sz w:val="20"/>
      <w:szCs w:val="20"/>
    </w:rPr>
  </w:style>
  <w:style w:type="table" w:styleId="Tabelacomgrade">
    <w:name w:val="Table Grid"/>
    <w:basedOn w:val="Tabelanormal"/>
    <w:uiPriority w:val="59"/>
    <w:rsid w:val="006431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doSumrio">
    <w:name w:val="TOC Heading"/>
    <w:basedOn w:val="Ttulo1"/>
    <w:next w:val="Normal"/>
    <w:uiPriority w:val="39"/>
    <w:unhideWhenUsed/>
    <w:qFormat/>
    <w:rsid w:val="00DA58D8"/>
    <w:pPr>
      <w:keepLines/>
      <w:numPr>
        <w:numId w:val="0"/>
      </w:numPr>
      <w:spacing w:before="480" w:after="0" w:line="276" w:lineRule="auto"/>
      <w:outlineLvl w:val="9"/>
    </w:pPr>
    <w:rPr>
      <w:rFonts w:asciiTheme="majorHAnsi" w:hAnsiTheme="majorHAnsi"/>
      <w:color w:val="365F91" w:themeColor="accent1" w:themeShade="BF"/>
      <w:kern w:val="0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A31F57"/>
    <w:pPr>
      <w:tabs>
        <w:tab w:val="right" w:leader="dot" w:pos="9075"/>
      </w:tabs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DA58D8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DA58D8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DA58D8"/>
    <w:rPr>
      <w:color w:val="0000FF" w:themeColor="hyperlink"/>
      <w:u w:val="singl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9E226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9E226F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Meno1">
    <w:name w:val="Menção1"/>
    <w:basedOn w:val="Fontepargpadro"/>
    <w:uiPriority w:val="99"/>
    <w:semiHidden/>
    <w:unhideWhenUsed/>
    <w:rsid w:val="00E264B9"/>
    <w:rPr>
      <w:color w:val="2B579A"/>
      <w:shd w:val="clear" w:color="auto" w:fill="E6E6E6"/>
    </w:rPr>
  </w:style>
  <w:style w:type="paragraph" w:customStyle="1" w:styleId="Default">
    <w:name w:val="Default"/>
    <w:rsid w:val="006E0CF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BE00BC"/>
    <w:pPr>
      <w:spacing w:after="200"/>
    </w:pPr>
    <w:rPr>
      <w:b/>
      <w:bCs/>
      <w:color w:val="4F81BD" w:themeColor="accent1"/>
      <w:sz w:val="18"/>
      <w:szCs w:val="18"/>
    </w:rPr>
  </w:style>
  <w:style w:type="paragraph" w:styleId="Reviso">
    <w:name w:val="Revision"/>
    <w:hidden/>
    <w:uiPriority w:val="99"/>
    <w:semiHidden/>
    <w:rsid w:val="00C0570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SemEspaamento">
    <w:name w:val="No Spacing"/>
    <w:uiPriority w:val="1"/>
    <w:qFormat/>
    <w:rsid w:val="00F6690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styleId="TextodoEspaoReservado">
    <w:name w:val="Placeholder Text"/>
    <w:basedOn w:val="Fontepargpadro"/>
    <w:uiPriority w:val="99"/>
    <w:semiHidden/>
    <w:rsid w:val="006B5FB3"/>
    <w:rPr>
      <w:color w:val="808080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011F19"/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011F19"/>
    <w:rPr>
      <w:rFonts w:ascii="Times New Roman" w:eastAsia="Times New Roman" w:hAnsi="Times New Roman" w:cs="Times New Roman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011F19"/>
    <w:rPr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011F19"/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011F19"/>
    <w:rPr>
      <w:rFonts w:ascii="Times New Roman" w:eastAsia="Times New Roman" w:hAnsi="Times New Roman" w:cs="Times New Roman"/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011F1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4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2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6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7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6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0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3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3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0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5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0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0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9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1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9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8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8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5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7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0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12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07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3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75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8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8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0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22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52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83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5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0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2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83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7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8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33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14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9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7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5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57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3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08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1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4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33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84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36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4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6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25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2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5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9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6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1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3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9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1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3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2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8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4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footer" Target="footer3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microsoft.com/office/2016/09/relationships/commentsIds" Target="commentsIds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8" Type="http://schemas.openxmlformats.org/officeDocument/2006/relationships/footer" Target="footer1.xml"/><Relationship Id="rId51" Type="http://schemas.openxmlformats.org/officeDocument/2006/relationships/image" Target="media/image37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F32900-4D8E-446B-A5DB-D5F4334299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46</Pages>
  <Words>4565</Words>
  <Characters>24651</Characters>
  <Application>Microsoft Office Word</Application>
  <DocSecurity>0</DocSecurity>
  <Lines>205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Pedro Wolf</dc:creator>
  <cp:lastModifiedBy>João Marcos Tomaz dos Santos</cp:lastModifiedBy>
  <cp:revision>10</cp:revision>
  <cp:lastPrinted>2018-09-02T15:22:00Z</cp:lastPrinted>
  <dcterms:created xsi:type="dcterms:W3CDTF">2018-11-05T11:31:00Z</dcterms:created>
  <dcterms:modified xsi:type="dcterms:W3CDTF">2019-04-25T00:57:00Z</dcterms:modified>
</cp:coreProperties>
</file>